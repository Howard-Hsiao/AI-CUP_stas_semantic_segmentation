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9579A7" w14:textId="65894092" w:rsidR="000B5D41" w:rsidRPr="00F204B4" w:rsidRDefault="00750B17" w:rsidP="00C00E3B">
      <w:pPr>
        <w:spacing w:before="240" w:after="240" w:line="240" w:lineRule="auto"/>
        <w:jc w:val="center"/>
        <w:rPr>
          <w:rFonts w:cs="標楷體"/>
          <w:b/>
          <w:highlight w:val="white"/>
        </w:rPr>
      </w:pPr>
      <w:r w:rsidRPr="00F204B4">
        <w:rPr>
          <w:rFonts w:cs="標楷體"/>
          <w:b/>
          <w:sz w:val="40"/>
          <w:szCs w:val="40"/>
          <w:highlight w:val="white"/>
        </w:rPr>
        <w:t xml:space="preserve">肺腺癌病理切片影像之腫瘤氣道擴散偵測競賽 </w:t>
      </w:r>
      <w:r w:rsidR="005F4140" w:rsidRPr="005F4140">
        <w:rPr>
          <w:rFonts w:cs="標楷體"/>
          <w:b/>
          <w:sz w:val="40"/>
          <w:szCs w:val="40"/>
        </w:rPr>
        <w:tab/>
        <w:t>II</w:t>
      </w:r>
      <w:r w:rsidRPr="00F204B4">
        <w:rPr>
          <w:rFonts w:cs="標楷體"/>
          <w:b/>
          <w:sz w:val="40"/>
          <w:szCs w:val="40"/>
          <w:highlight w:val="white"/>
        </w:rPr>
        <w:t>：運用</w:t>
      </w:r>
      <w:r w:rsidR="0007302C">
        <w:rPr>
          <w:rFonts w:ascii="標楷體" w:hAnsi="標楷體" w:hint="eastAsia"/>
          <w:b/>
          <w:bCs/>
          <w:color w:val="000000"/>
          <w:sz w:val="40"/>
          <w:szCs w:val="40"/>
          <w:shd w:val="clear" w:color="auto" w:fill="FFFFFF"/>
        </w:rPr>
        <w:t>影像分割</w:t>
      </w:r>
      <w:r w:rsidRPr="00F204B4">
        <w:rPr>
          <w:rFonts w:cs="標楷體"/>
          <w:b/>
          <w:sz w:val="40"/>
          <w:szCs w:val="40"/>
          <w:highlight w:val="white"/>
        </w:rPr>
        <w:t>作法於找尋STAS</w:t>
      </w:r>
    </w:p>
    <w:p w14:paraId="4468AEEB" w14:textId="77777777" w:rsidR="000B5D41" w:rsidRPr="00F204B4" w:rsidRDefault="00750B17" w:rsidP="00C00E3B">
      <w:pPr>
        <w:pStyle w:val="2"/>
        <w:spacing w:line="240" w:lineRule="auto"/>
      </w:pPr>
      <w:r w:rsidRPr="00F204B4">
        <w:t>壹、環境</w:t>
      </w:r>
    </w:p>
    <w:p w14:paraId="7F0B507F" w14:textId="77777777" w:rsidR="000B5D41" w:rsidRPr="00F204B4" w:rsidRDefault="00750B17" w:rsidP="00C00E3B">
      <w:pPr>
        <w:pStyle w:val="af"/>
        <w:numPr>
          <w:ilvl w:val="0"/>
          <w:numId w:val="10"/>
        </w:numPr>
        <w:spacing w:line="240" w:lineRule="auto"/>
        <w:ind w:leftChars="0"/>
      </w:pPr>
      <w:r w:rsidRPr="00F204B4">
        <w:t>作業系統：Ubuntu 18.04.6 LTS</w:t>
      </w:r>
    </w:p>
    <w:p w14:paraId="701C2440" w14:textId="77777777" w:rsidR="000B5D41" w:rsidRPr="00F204B4" w:rsidRDefault="00750B17" w:rsidP="00C00E3B">
      <w:pPr>
        <w:pStyle w:val="af"/>
        <w:numPr>
          <w:ilvl w:val="0"/>
          <w:numId w:val="10"/>
        </w:numPr>
        <w:spacing w:line="240" w:lineRule="auto"/>
        <w:ind w:leftChars="0"/>
      </w:pPr>
      <w:r w:rsidRPr="00F204B4">
        <w:t>語言：Python 3.8.12</w:t>
      </w:r>
    </w:p>
    <w:p w14:paraId="02A79EDE" w14:textId="77777777" w:rsidR="000B5D41" w:rsidRPr="00F204B4" w:rsidRDefault="00750B17" w:rsidP="00C00E3B">
      <w:pPr>
        <w:pStyle w:val="af"/>
        <w:numPr>
          <w:ilvl w:val="0"/>
          <w:numId w:val="10"/>
        </w:numPr>
        <w:spacing w:line="240" w:lineRule="auto"/>
        <w:ind w:leftChars="0"/>
        <w:rPr>
          <w:lang w:val="en-US"/>
        </w:rPr>
      </w:pPr>
      <w:r w:rsidRPr="00F204B4">
        <w:rPr>
          <w:lang w:val="en-US"/>
        </w:rPr>
        <w:t>GPU: NVIDIA-RTX2080TI</w:t>
      </w:r>
    </w:p>
    <w:p w14:paraId="7386689C" w14:textId="06BE35CB" w:rsidR="000B5D41" w:rsidRPr="00F204B4" w:rsidRDefault="00591A83" w:rsidP="00C00E3B">
      <w:pPr>
        <w:pStyle w:val="af"/>
        <w:numPr>
          <w:ilvl w:val="0"/>
          <w:numId w:val="10"/>
        </w:numPr>
        <w:spacing w:line="240" w:lineRule="auto"/>
        <w:ind w:leftChars="0"/>
      </w:pPr>
      <w:r>
        <w:rPr>
          <w:rFonts w:hint="eastAsia"/>
        </w:rPr>
        <w:t xml:space="preserve">GPU </w:t>
      </w:r>
      <w:r w:rsidR="00750B17" w:rsidRPr="00F204B4">
        <w:t>Driver Version：440.33.01</w:t>
      </w:r>
    </w:p>
    <w:p w14:paraId="06683133" w14:textId="77777777" w:rsidR="000B5D41" w:rsidRPr="00F204B4" w:rsidRDefault="00750B17" w:rsidP="00C00E3B">
      <w:pPr>
        <w:pStyle w:val="af"/>
        <w:numPr>
          <w:ilvl w:val="0"/>
          <w:numId w:val="10"/>
        </w:numPr>
        <w:spacing w:line="240" w:lineRule="auto"/>
        <w:ind w:leftChars="0"/>
      </w:pPr>
      <w:r w:rsidRPr="00F204B4">
        <w:t>CUDA Version：10.2</w:t>
      </w:r>
    </w:p>
    <w:p w14:paraId="663413C4" w14:textId="77777777" w:rsidR="000B5D41" w:rsidRPr="00F204B4" w:rsidRDefault="00750B17" w:rsidP="00C00E3B">
      <w:pPr>
        <w:pStyle w:val="af"/>
        <w:numPr>
          <w:ilvl w:val="0"/>
          <w:numId w:val="10"/>
        </w:numPr>
        <w:spacing w:line="240" w:lineRule="auto"/>
        <w:ind w:leftChars="0"/>
      </w:pPr>
      <w:r w:rsidRPr="00F204B4">
        <w:t>套件(</w:t>
      </w:r>
      <w:proofErr w:type="gramStart"/>
      <w:r w:rsidRPr="00F204B4">
        <w:t>函式庫</w:t>
      </w:r>
      <w:proofErr w:type="gramEnd"/>
      <w:r w:rsidRPr="00F204B4">
        <w:t>)：mmdetection</w:t>
      </w:r>
    </w:p>
    <w:p w14:paraId="219334CF" w14:textId="71B71F16" w:rsidR="000B5D41" w:rsidRDefault="00750B17" w:rsidP="00DA52BD">
      <w:pPr>
        <w:pStyle w:val="af"/>
        <w:numPr>
          <w:ilvl w:val="0"/>
          <w:numId w:val="10"/>
        </w:numPr>
        <w:spacing w:line="240" w:lineRule="auto"/>
        <w:ind w:leftChars="0"/>
      </w:pPr>
      <w:r w:rsidRPr="00F204B4">
        <w:t>預訓練模型</w:t>
      </w:r>
      <w:r w:rsidR="00DA52BD">
        <w:rPr>
          <w:rFonts w:hint="eastAsia"/>
        </w:rPr>
        <w:t>：</w:t>
      </w:r>
    </w:p>
    <w:p w14:paraId="4B2470D0" w14:textId="0B442DAF" w:rsidR="00534570" w:rsidRPr="00B27F2C" w:rsidRDefault="00534570" w:rsidP="00B27F2C">
      <w:pPr>
        <w:pStyle w:val="af"/>
        <w:spacing w:line="240" w:lineRule="auto"/>
        <w:ind w:leftChars="0"/>
        <w:rPr>
          <w:lang w:val="en-US"/>
        </w:rPr>
      </w:pPr>
      <w:r w:rsidRPr="00534570">
        <w:rPr>
          <w:rFonts w:hint="eastAsia"/>
          <w:lang w:val="en-US"/>
        </w:rPr>
        <w:t>C</w:t>
      </w:r>
      <w:r w:rsidRPr="00534570">
        <w:rPr>
          <w:lang w:val="en-US"/>
        </w:rPr>
        <w:t>BNetV2</w:t>
      </w:r>
      <w:r>
        <w:rPr>
          <w:rFonts w:hint="eastAsia"/>
        </w:rPr>
        <w:t>中的</w:t>
      </w:r>
      <w:r w:rsidRPr="00534570">
        <w:rPr>
          <w:rFonts w:hint="eastAsia"/>
          <w:lang w:val="en-US"/>
        </w:rPr>
        <w:t>Im</w:t>
      </w:r>
      <w:r w:rsidRPr="00534570">
        <w:rPr>
          <w:lang w:val="en-US"/>
        </w:rPr>
        <w:t>p</w:t>
      </w:r>
      <w:r>
        <w:rPr>
          <w:lang w:val="en-US"/>
        </w:rPr>
        <w:t>roved HTC</w:t>
      </w:r>
      <w:r>
        <w:rPr>
          <w:rFonts w:hint="eastAsia"/>
          <w:lang w:val="en-US"/>
        </w:rPr>
        <w:t>模</w:t>
      </w:r>
      <w:ins w:id="0" w:author="user" w:date="2022-06-13T16:24:00Z">
        <w:r w:rsidR="00903063">
          <w:rPr>
            <w:rFonts w:hint="eastAsia"/>
            <w:lang w:val="en-US"/>
          </w:rPr>
          <w:t>型</w:t>
        </w:r>
      </w:ins>
      <w:r>
        <w:rPr>
          <w:rFonts w:hint="eastAsia"/>
          <w:lang w:val="en-US"/>
        </w:rPr>
        <w:t>，b</w:t>
      </w:r>
      <w:r>
        <w:rPr>
          <w:lang w:val="en-US"/>
        </w:rPr>
        <w:t>ackbone</w:t>
      </w:r>
      <w:r>
        <w:rPr>
          <w:rFonts w:hint="eastAsia"/>
          <w:lang w:val="en-US"/>
        </w:rPr>
        <w:t>為s</w:t>
      </w:r>
      <w:r>
        <w:rPr>
          <w:lang w:val="en-US"/>
        </w:rPr>
        <w:t>win transformer</w:t>
      </w:r>
      <w:r>
        <w:rPr>
          <w:rFonts w:hint="eastAsia"/>
          <w:lang w:val="en-US"/>
        </w:rPr>
        <w:t>，使用dual backbone方式訓練</w:t>
      </w:r>
      <w:r w:rsidR="00B27F2C">
        <w:rPr>
          <w:rFonts w:hint="eastAsia"/>
          <w:lang w:val="en-US"/>
        </w:rPr>
        <w:t>，表格1為模型細節，以下也附上模型的c</w:t>
      </w:r>
      <w:r w:rsidR="00B27F2C">
        <w:rPr>
          <w:lang w:val="en-US"/>
        </w:rPr>
        <w:t xml:space="preserve">heckpoint </w:t>
      </w:r>
      <w:r w:rsidR="00B27F2C">
        <w:rPr>
          <w:rFonts w:hint="eastAsia"/>
          <w:lang w:val="en-US"/>
        </w:rPr>
        <w:t>和configuration。</w:t>
      </w:r>
    </w:p>
    <w:p w14:paraId="24B54767" w14:textId="77777777" w:rsidR="00B27F2C" w:rsidRDefault="008D371A" w:rsidP="00B27F2C">
      <w:pPr>
        <w:pStyle w:val="af"/>
        <w:numPr>
          <w:ilvl w:val="1"/>
          <w:numId w:val="10"/>
        </w:numPr>
        <w:spacing w:line="240" w:lineRule="auto"/>
        <w:ind w:leftChars="0"/>
        <w:rPr>
          <w:lang w:val="en-US"/>
        </w:rPr>
      </w:pPr>
      <w:hyperlink r:id="rId8" w:history="1">
        <w:r w:rsidR="00B27F2C" w:rsidRPr="00534570">
          <w:rPr>
            <w:rStyle w:val="af9"/>
            <w:lang w:val="en-US"/>
          </w:rPr>
          <w:t>預訓練 checkpoint</w:t>
        </w:r>
      </w:hyperlink>
    </w:p>
    <w:p w14:paraId="59FEE98E" w14:textId="19438C9D" w:rsidR="00B27F2C" w:rsidRDefault="008D371A" w:rsidP="00B27F2C">
      <w:pPr>
        <w:pStyle w:val="af"/>
        <w:numPr>
          <w:ilvl w:val="1"/>
          <w:numId w:val="10"/>
        </w:numPr>
        <w:spacing w:line="240" w:lineRule="auto"/>
        <w:ind w:leftChars="0"/>
        <w:rPr>
          <w:lang w:val="en-US"/>
        </w:rPr>
      </w:pPr>
      <w:hyperlink r:id="rId9" w:history="1">
        <w:r w:rsidR="00B27F2C" w:rsidRPr="00B27F2C">
          <w:rPr>
            <w:rStyle w:val="af9"/>
            <w:lang w:val="en-US"/>
          </w:rPr>
          <w:t>預訓練使用的configuration</w:t>
        </w:r>
      </w:hyperlink>
    </w:p>
    <w:p w14:paraId="4F761CE1" w14:textId="77777777" w:rsidR="00B27F2C" w:rsidRPr="00B27F2C" w:rsidRDefault="00B27F2C" w:rsidP="00B27F2C">
      <w:pPr>
        <w:pStyle w:val="af"/>
        <w:spacing w:line="240" w:lineRule="auto"/>
        <w:ind w:leftChars="0" w:left="960"/>
        <w:rPr>
          <w:lang w:val="en-US"/>
        </w:rPr>
      </w:pPr>
    </w:p>
    <w:p w14:paraId="1929F8FD" w14:textId="12902DD5" w:rsidR="00B27F2C" w:rsidRDefault="00B27F2C" w:rsidP="00B27F2C">
      <w:pPr>
        <w:pStyle w:val="af0"/>
        <w:keepNext/>
      </w:pPr>
      <w:r>
        <w:rPr>
          <w:rFonts w:hint="eastAsia"/>
        </w:rPr>
        <w:t xml:space="preserve">表格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表格 \* ARABIC</w:instrText>
      </w:r>
      <w:r>
        <w:instrText xml:space="preserve"> </w:instrText>
      </w:r>
      <w:r>
        <w:fldChar w:fldCharType="separate"/>
      </w:r>
      <w:r w:rsidR="00276CCC">
        <w:rPr>
          <w:noProof/>
        </w:rPr>
        <w:t>1</w:t>
      </w:r>
      <w:r>
        <w:fldChar w:fldCharType="end"/>
      </w:r>
      <w:r>
        <w:rPr>
          <w:rFonts w:hint="eastAsia"/>
          <w:lang w:val="en-US"/>
        </w:rPr>
        <w:t>模型細節</w:t>
      </w:r>
    </w:p>
    <w:tbl>
      <w:tblPr>
        <w:tblW w:w="9073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CellMar>
          <w:left w:w="0" w:type="dxa"/>
          <w:bottom w:w="15" w:type="dxa"/>
          <w:right w:w="0" w:type="dxa"/>
        </w:tblCellMar>
        <w:tblLook w:val="04A0" w:firstRow="1" w:lastRow="0" w:firstColumn="1" w:lastColumn="0" w:noHBand="0" w:noVBand="1"/>
      </w:tblPr>
      <w:tblGrid>
        <w:gridCol w:w="1702"/>
        <w:gridCol w:w="989"/>
        <w:gridCol w:w="2352"/>
        <w:gridCol w:w="2438"/>
        <w:gridCol w:w="1592"/>
      </w:tblGrid>
      <w:tr w:rsidR="00534570" w:rsidRPr="00750B17" w14:paraId="16BD260F" w14:textId="77777777" w:rsidTr="000E6159">
        <w:trPr>
          <w:tblHeader/>
        </w:trPr>
        <w:tc>
          <w:tcPr>
            <w:tcW w:w="170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BD03B5" w14:textId="77777777" w:rsidR="00534570" w:rsidRPr="00750B17" w:rsidRDefault="00534570" w:rsidP="000E6159">
            <w:pPr>
              <w:spacing w:line="240" w:lineRule="auto"/>
              <w:rPr>
                <w:b/>
                <w:bCs/>
                <w:sz w:val="22"/>
                <w:lang w:val="en-US"/>
              </w:rPr>
            </w:pPr>
            <w:r w:rsidRPr="00750B17">
              <w:rPr>
                <w:b/>
                <w:bCs/>
                <w:sz w:val="22"/>
                <w:lang w:val="en-US"/>
              </w:rPr>
              <w:t>Backbone</w:t>
            </w:r>
          </w:p>
        </w:tc>
        <w:tc>
          <w:tcPr>
            <w:tcW w:w="989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442067" w14:textId="77777777" w:rsidR="00534570" w:rsidRPr="00750B17" w:rsidRDefault="00534570" w:rsidP="000E6159">
            <w:pPr>
              <w:spacing w:line="240" w:lineRule="auto"/>
              <w:rPr>
                <w:b/>
                <w:bCs/>
                <w:sz w:val="22"/>
                <w:lang w:val="en-US"/>
              </w:rPr>
            </w:pPr>
            <w:r w:rsidRPr="00750B17">
              <w:rPr>
                <w:b/>
                <w:bCs/>
                <w:sz w:val="22"/>
                <w:lang w:val="en-US"/>
              </w:rPr>
              <w:t>Lr Schd</w:t>
            </w:r>
          </w:p>
        </w:tc>
        <w:tc>
          <w:tcPr>
            <w:tcW w:w="235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9BEDC2" w14:textId="77777777" w:rsidR="00534570" w:rsidRPr="00750B17" w:rsidRDefault="00534570" w:rsidP="000E6159">
            <w:pPr>
              <w:spacing w:line="240" w:lineRule="auto"/>
              <w:rPr>
                <w:b/>
                <w:bCs/>
                <w:sz w:val="22"/>
                <w:lang w:val="en-US"/>
              </w:rPr>
            </w:pPr>
            <w:r w:rsidRPr="00750B17">
              <w:rPr>
                <w:b/>
                <w:bCs/>
                <w:sz w:val="22"/>
                <w:lang w:val="en-US"/>
              </w:rPr>
              <w:t>box mAP (minival/test-dev)</w:t>
            </w:r>
          </w:p>
        </w:tc>
        <w:tc>
          <w:tcPr>
            <w:tcW w:w="243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FCD2E3" w14:textId="77777777" w:rsidR="00534570" w:rsidRPr="00750B17" w:rsidRDefault="00534570" w:rsidP="000E6159">
            <w:pPr>
              <w:spacing w:line="240" w:lineRule="auto"/>
              <w:rPr>
                <w:b/>
                <w:bCs/>
                <w:sz w:val="22"/>
                <w:lang w:val="en-US"/>
              </w:rPr>
            </w:pPr>
            <w:r w:rsidRPr="00750B17">
              <w:rPr>
                <w:b/>
                <w:bCs/>
                <w:sz w:val="22"/>
                <w:lang w:val="en-US"/>
              </w:rPr>
              <w:t>mask mAP (minival/test-dev)</w:t>
            </w:r>
          </w:p>
        </w:tc>
        <w:tc>
          <w:tcPr>
            <w:tcW w:w="159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333D23" w14:textId="77777777" w:rsidR="00534570" w:rsidRPr="00750B17" w:rsidRDefault="00534570" w:rsidP="000E6159">
            <w:pPr>
              <w:spacing w:line="240" w:lineRule="auto"/>
              <w:rPr>
                <w:b/>
                <w:bCs/>
                <w:sz w:val="22"/>
                <w:lang w:val="en-US"/>
              </w:rPr>
            </w:pPr>
            <w:r w:rsidRPr="00750B17">
              <w:rPr>
                <w:b/>
                <w:bCs/>
                <w:sz w:val="22"/>
                <w:lang w:val="en-US"/>
              </w:rPr>
              <w:t>#params</w:t>
            </w:r>
          </w:p>
        </w:tc>
      </w:tr>
      <w:tr w:rsidR="00534570" w:rsidRPr="00750B17" w14:paraId="77A36F20" w14:textId="77777777" w:rsidTr="000E6159">
        <w:tc>
          <w:tcPr>
            <w:tcW w:w="170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69C5B8" w14:textId="77777777" w:rsidR="00534570" w:rsidRPr="00750B17" w:rsidRDefault="00534570" w:rsidP="000E6159">
            <w:pPr>
              <w:spacing w:line="240" w:lineRule="auto"/>
              <w:rPr>
                <w:sz w:val="22"/>
                <w:lang w:val="en-US"/>
              </w:rPr>
            </w:pPr>
            <w:r w:rsidRPr="00750B17">
              <w:rPr>
                <w:sz w:val="22"/>
                <w:lang w:val="en-US"/>
              </w:rPr>
              <w:t>DB-Swin-B</w:t>
            </w:r>
          </w:p>
        </w:tc>
        <w:tc>
          <w:tcPr>
            <w:tcW w:w="989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D30D7F" w14:textId="77777777" w:rsidR="00534570" w:rsidRPr="00750B17" w:rsidRDefault="00534570" w:rsidP="000E6159">
            <w:pPr>
              <w:spacing w:line="240" w:lineRule="auto"/>
              <w:rPr>
                <w:sz w:val="22"/>
                <w:lang w:val="en-US"/>
              </w:rPr>
            </w:pPr>
            <w:r w:rsidRPr="00750B17">
              <w:rPr>
                <w:sz w:val="22"/>
                <w:lang w:val="en-US"/>
              </w:rPr>
              <w:t>20e</w:t>
            </w:r>
          </w:p>
        </w:tc>
        <w:tc>
          <w:tcPr>
            <w:tcW w:w="235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B9791C" w14:textId="77777777" w:rsidR="00534570" w:rsidRPr="00750B17" w:rsidRDefault="00534570" w:rsidP="000E6159">
            <w:pPr>
              <w:spacing w:line="240" w:lineRule="auto"/>
              <w:rPr>
                <w:sz w:val="22"/>
                <w:lang w:val="en-US"/>
              </w:rPr>
            </w:pPr>
            <w:r w:rsidRPr="00750B17">
              <w:rPr>
                <w:sz w:val="22"/>
                <w:lang w:val="en-US"/>
              </w:rPr>
              <w:t>58.4/58.7</w:t>
            </w:r>
          </w:p>
        </w:tc>
        <w:tc>
          <w:tcPr>
            <w:tcW w:w="243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67F4F4" w14:textId="77777777" w:rsidR="00534570" w:rsidRPr="00750B17" w:rsidRDefault="00534570" w:rsidP="000E6159">
            <w:pPr>
              <w:spacing w:line="240" w:lineRule="auto"/>
              <w:rPr>
                <w:sz w:val="22"/>
                <w:lang w:val="en-US"/>
              </w:rPr>
            </w:pPr>
            <w:r w:rsidRPr="00750B17">
              <w:rPr>
                <w:sz w:val="22"/>
                <w:lang w:val="en-US"/>
              </w:rPr>
              <w:t>50.7/51.1</w:t>
            </w:r>
          </w:p>
        </w:tc>
        <w:tc>
          <w:tcPr>
            <w:tcW w:w="159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2CED97" w14:textId="77777777" w:rsidR="00534570" w:rsidRPr="00750B17" w:rsidRDefault="00534570" w:rsidP="000E6159">
            <w:pPr>
              <w:spacing w:line="240" w:lineRule="auto"/>
              <w:rPr>
                <w:sz w:val="22"/>
                <w:lang w:val="en-US"/>
              </w:rPr>
            </w:pPr>
            <w:r w:rsidRPr="00750B17">
              <w:rPr>
                <w:sz w:val="22"/>
                <w:lang w:val="en-US"/>
              </w:rPr>
              <w:t>235M</w:t>
            </w:r>
          </w:p>
        </w:tc>
      </w:tr>
    </w:tbl>
    <w:p w14:paraId="61050B71" w14:textId="4F71B492" w:rsidR="00B27F2C" w:rsidRPr="00B27F2C" w:rsidRDefault="00B27F2C" w:rsidP="00B27F2C">
      <w:pPr>
        <w:pStyle w:val="af"/>
        <w:spacing w:line="240" w:lineRule="auto"/>
        <w:ind w:leftChars="0" w:left="960"/>
        <w:rPr>
          <w:lang w:val="en-US"/>
        </w:rPr>
      </w:pPr>
    </w:p>
    <w:p w14:paraId="4FEB4C84" w14:textId="7930D269" w:rsidR="000B5D41" w:rsidRPr="00DA52BD" w:rsidRDefault="00750B17" w:rsidP="00DA52BD">
      <w:pPr>
        <w:pStyle w:val="af"/>
        <w:numPr>
          <w:ilvl w:val="0"/>
          <w:numId w:val="10"/>
        </w:numPr>
        <w:spacing w:line="240" w:lineRule="auto"/>
        <w:ind w:leftChars="0"/>
      </w:pPr>
      <w:r w:rsidRPr="00F204B4">
        <w:t>額外資料集</w:t>
      </w:r>
      <w:r w:rsidR="00DA52BD">
        <w:rPr>
          <w:rFonts w:hint="eastAsia"/>
        </w:rPr>
        <w:t>：</w:t>
      </w:r>
      <w:r w:rsidRPr="00DA52BD">
        <w:rPr>
          <w:lang w:val="en-US"/>
        </w:rPr>
        <w:t xml:space="preserve">pretrain on </w:t>
      </w:r>
      <w:r w:rsidR="00534570" w:rsidRPr="00534570">
        <w:rPr>
          <w:lang w:val="en-US"/>
        </w:rPr>
        <w:t>ImageNet-22k</w:t>
      </w:r>
    </w:p>
    <w:p w14:paraId="10E34058" w14:textId="77777777" w:rsidR="000B5D41" w:rsidRPr="00F204B4" w:rsidRDefault="00750B17" w:rsidP="00C00E3B">
      <w:pPr>
        <w:pStyle w:val="2"/>
        <w:spacing w:line="240" w:lineRule="auto"/>
      </w:pPr>
      <w:r w:rsidRPr="00F204B4">
        <w:t>貳、演算方法與模型架構</w:t>
      </w:r>
    </w:p>
    <w:p w14:paraId="79282205" w14:textId="30DED346" w:rsidR="000B5D41" w:rsidRPr="00F204B4" w:rsidRDefault="00750B17" w:rsidP="00C00E3B">
      <w:pPr>
        <w:spacing w:line="240" w:lineRule="auto"/>
      </w:pPr>
      <w:proofErr w:type="gramStart"/>
      <w:r w:rsidRPr="00F204B4">
        <w:t>【</w:t>
      </w:r>
      <w:proofErr w:type="gramEnd"/>
      <w:r w:rsidRPr="00F204B4">
        <w:t>模型</w:t>
      </w:r>
      <w:r w:rsidR="0004089F">
        <w:rPr>
          <w:rFonts w:hint="eastAsia"/>
        </w:rPr>
        <w:t>架構</w:t>
      </w:r>
      <w:r w:rsidR="00123A6B">
        <w:rPr>
          <w:rFonts w:hint="eastAsia"/>
        </w:rPr>
        <w:t>1</w:t>
      </w:r>
      <w:r w:rsidRPr="00F204B4">
        <w:t>: CBNetV2</w:t>
      </w:r>
      <w:proofErr w:type="gramStart"/>
      <w:r w:rsidRPr="00F204B4">
        <w:t>】</w:t>
      </w:r>
      <w:proofErr w:type="gramEnd"/>
    </w:p>
    <w:p w14:paraId="13AE008C" w14:textId="77CF3A7B" w:rsidR="000B5D41" w:rsidRPr="00F204B4" w:rsidRDefault="00750B17" w:rsidP="00C00E3B">
      <w:pPr>
        <w:spacing w:line="240" w:lineRule="auto"/>
      </w:pPr>
      <w:r w:rsidRPr="00F204B4">
        <w:tab/>
        <w:t>在這一次的比賽中，我們使用了CBNetV2 神經網路架構進行訓練，這個架構</w:t>
      </w:r>
      <w:r w:rsidR="007B4572">
        <w:rPr>
          <w:rFonts w:hint="eastAsia"/>
        </w:rPr>
        <w:t>的特色是能適用</w:t>
      </w:r>
      <w:r w:rsidRPr="00F204B4">
        <w:t>於各式現存</w:t>
      </w:r>
      <w:r w:rsidR="0004089F">
        <w:rPr>
          <w:rFonts w:hint="eastAsia"/>
        </w:rPr>
        <w:t>模型</w:t>
      </w:r>
      <w:r w:rsidRPr="00F204B4">
        <w:t xml:space="preserve">，將他們進行組合共同訓練在影像識別任務上取得良好成效。我們在這個比賽選定 </w:t>
      </w:r>
      <w:ins w:id="1" w:author="user" w:date="2022-06-13T16:15:00Z">
        <w:r w:rsidR="00935152">
          <w:rPr>
            <w:rFonts w:hint="eastAsia"/>
          </w:rPr>
          <w:t>s</w:t>
        </w:r>
      </w:ins>
      <w:del w:id="2" w:author="user" w:date="2022-06-13T16:15:00Z">
        <w:r w:rsidRPr="00F204B4" w:rsidDel="00935152">
          <w:delText>S</w:delText>
        </w:r>
      </w:del>
      <w:r w:rsidRPr="00F204B4">
        <w:t>win transformer 作為模型的backbone，CBNetV2</w:t>
      </w:r>
      <w:r w:rsidR="007B4572">
        <w:rPr>
          <w:rFonts w:hint="eastAsia"/>
        </w:rPr>
        <w:t>會在訓練過程中</w:t>
      </w:r>
      <w:r w:rsidRPr="00F204B4">
        <w:t>組合多個相同的backbone，</w:t>
      </w:r>
      <w:r w:rsidR="007B4572">
        <w:rPr>
          <w:rFonts w:hint="eastAsia"/>
        </w:rPr>
        <w:t>由</w:t>
      </w:r>
      <w:r w:rsidRPr="00F204B4">
        <w:t>其中一個 backbone 處於領導地位</w:t>
      </w:r>
      <w:r w:rsidR="007B4572">
        <w:rPr>
          <w:rFonts w:hint="eastAsia"/>
        </w:rPr>
        <w:t>，</w:t>
      </w:r>
      <w:r w:rsidRPr="00F204B4">
        <w:t>偕同複數</w:t>
      </w:r>
      <w:proofErr w:type="gramStart"/>
      <w:r w:rsidRPr="00F204B4">
        <w:t>個</w:t>
      </w:r>
      <w:proofErr w:type="gramEnd"/>
      <w:r w:rsidRPr="00F204B4">
        <w:t>支援地位的backbone一同訓練。領導和支援的backbone透過論文提出的dense higher-level compositio</w:t>
      </w:r>
      <w:r w:rsidR="00005278">
        <w:rPr>
          <w:rFonts w:hint="eastAsia"/>
        </w:rPr>
        <w:t>n</w:t>
      </w:r>
      <w:r w:rsidRPr="00F204B4">
        <w:t>方式連接，每</w:t>
      </w:r>
      <w:proofErr w:type="gramStart"/>
      <w:r w:rsidRPr="00F204B4">
        <w:t>個</w:t>
      </w:r>
      <w:proofErr w:type="gramEnd"/>
      <w:r w:rsidRPr="00F204B4">
        <w:t>backbone淺層stage的輸出都將作為領導地位backbone深層stage的輸入的一環(圖</w:t>
      </w:r>
      <w:r w:rsidR="00DA18E1">
        <w:rPr>
          <w:rFonts w:hint="eastAsia"/>
        </w:rPr>
        <w:t>1</w:t>
      </w:r>
      <w:r w:rsidRPr="00F204B4">
        <w:t>)，配合論文提出的 assistant supervision方法有效提升領導backbone的預測表現。</w:t>
      </w:r>
    </w:p>
    <w:p w14:paraId="1557AF89" w14:textId="77777777" w:rsidR="00DA18E1" w:rsidRDefault="00750B17" w:rsidP="00C00E3B">
      <w:pPr>
        <w:keepNext/>
        <w:spacing w:line="240" w:lineRule="auto"/>
        <w:jc w:val="center"/>
      </w:pPr>
      <w:r w:rsidRPr="00F204B4">
        <w:rPr>
          <w:noProof/>
        </w:rPr>
        <w:lastRenderedPageBreak/>
        <w:drawing>
          <wp:inline distT="114300" distB="114300" distL="114300" distR="114300" wp14:anchorId="4895FA68" wp14:editId="3CB4539B">
            <wp:extent cx="3273263" cy="2250368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3263" cy="22503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F5E8D8" w14:textId="49769B86" w:rsidR="000B5D41" w:rsidRDefault="00DA18E1" w:rsidP="00C00E3B">
      <w:pPr>
        <w:pStyle w:val="af0"/>
        <w:spacing w:line="240" w:lineRule="auto"/>
        <w:jc w:val="center"/>
      </w:pPr>
      <w:r>
        <w:rPr>
          <w:rFonts w:hint="eastAsia"/>
        </w:rPr>
        <w:t xml:space="preserve">圖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圖 \* ARABIC</w:instrText>
      </w:r>
      <w:r>
        <w:instrText xml:space="preserve"> </w:instrText>
      </w:r>
      <w:r>
        <w:fldChar w:fldCharType="separate"/>
      </w:r>
      <w:r w:rsidR="00276CCC">
        <w:rPr>
          <w:noProof/>
        </w:rPr>
        <w:t>1</w:t>
      </w:r>
      <w:r>
        <w:fldChar w:fldCharType="end"/>
      </w:r>
      <w:r w:rsidR="00005278">
        <w:rPr>
          <w:rFonts w:hint="eastAsia"/>
        </w:rPr>
        <w:t xml:space="preserve">　D</w:t>
      </w:r>
      <w:r w:rsidR="00005278" w:rsidRPr="00F204B4">
        <w:t xml:space="preserve">ense </w:t>
      </w:r>
      <w:r w:rsidR="00005278">
        <w:rPr>
          <w:rFonts w:hint="eastAsia"/>
        </w:rPr>
        <w:t>H</w:t>
      </w:r>
      <w:r w:rsidR="00005278" w:rsidRPr="00F204B4">
        <w:t>igher-</w:t>
      </w:r>
      <w:r w:rsidR="00005278">
        <w:rPr>
          <w:rFonts w:hint="eastAsia"/>
        </w:rPr>
        <w:t>L</w:t>
      </w:r>
      <w:r w:rsidR="00005278" w:rsidRPr="00F204B4">
        <w:t xml:space="preserve">evel </w:t>
      </w:r>
      <w:r w:rsidR="00005278">
        <w:rPr>
          <w:rFonts w:hint="eastAsia"/>
        </w:rPr>
        <w:t>C</w:t>
      </w:r>
      <w:r w:rsidR="00005278" w:rsidRPr="00F204B4">
        <w:t>ompositio</w:t>
      </w:r>
      <w:r w:rsidR="00005278">
        <w:rPr>
          <w:rFonts w:hint="eastAsia"/>
        </w:rPr>
        <w:t>n</w:t>
      </w:r>
    </w:p>
    <w:p w14:paraId="77F28AA5" w14:textId="6F5BE0BF" w:rsidR="00210095" w:rsidRPr="00210095" w:rsidRDefault="00210095" w:rsidP="00C00E3B">
      <w:pPr>
        <w:spacing w:line="240" w:lineRule="auto"/>
        <w:rPr>
          <w:lang w:val="en-US"/>
        </w:rPr>
      </w:pPr>
      <w:proofErr w:type="gramStart"/>
      <w:r>
        <w:rPr>
          <w:rFonts w:hint="eastAsia"/>
        </w:rPr>
        <w:t>【</w:t>
      </w:r>
      <w:proofErr w:type="gramEnd"/>
      <w:r w:rsidR="00123A6B" w:rsidRPr="00F204B4">
        <w:t>模型</w:t>
      </w:r>
      <w:r w:rsidR="00123A6B">
        <w:rPr>
          <w:rFonts w:hint="eastAsia"/>
        </w:rPr>
        <w:t>架構2</w:t>
      </w:r>
      <w:r w:rsidR="00123A6B" w:rsidRPr="00F204B4">
        <w:t xml:space="preserve">: </w:t>
      </w:r>
      <w:r w:rsidRPr="00210095">
        <w:rPr>
          <w:lang w:val="en-US"/>
        </w:rPr>
        <w:t>Hybrid Task Cascade</w:t>
      </w:r>
      <w:proofErr w:type="gramStart"/>
      <w:r>
        <w:rPr>
          <w:rFonts w:hint="eastAsia"/>
        </w:rPr>
        <w:t>】</w:t>
      </w:r>
      <w:proofErr w:type="gramEnd"/>
    </w:p>
    <w:p w14:paraId="2EBDD687" w14:textId="3E8E47DA" w:rsidR="00A51F9D" w:rsidRDefault="00210095" w:rsidP="00C00E3B">
      <w:pPr>
        <w:spacing w:line="240" w:lineRule="auto"/>
        <w:ind w:firstLine="720"/>
        <w:rPr>
          <w:lang w:val="en-US"/>
        </w:rPr>
      </w:pPr>
      <w:r>
        <w:rPr>
          <w:rFonts w:hint="eastAsia"/>
          <w:lang w:val="en-US"/>
        </w:rPr>
        <w:t>在</w:t>
      </w:r>
      <w:r w:rsidR="0010243A"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CBNe</w:t>
      </w:r>
      <w:r>
        <w:rPr>
          <w:lang w:val="en-US"/>
        </w:rPr>
        <w:t>tV2</w:t>
      </w:r>
      <w:r w:rsidR="0010243A"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所提出的訓練模式之外，因為這次比賽提供的資料同時涵蓋了</w:t>
      </w:r>
      <w:ins w:id="3" w:author="user" w:date="2022-06-13T16:16:00Z">
        <w:r w:rsidR="009E0601">
          <w:rPr>
            <w:rFonts w:hint="eastAsia"/>
            <w:lang w:val="en-US"/>
          </w:rPr>
          <w:t>o</w:t>
        </w:r>
      </w:ins>
      <w:del w:id="4" w:author="user" w:date="2022-06-13T16:15:00Z">
        <w:r w:rsidDel="009E0601">
          <w:rPr>
            <w:rFonts w:hint="eastAsia"/>
            <w:lang w:val="en-US"/>
          </w:rPr>
          <w:delText>O</w:delText>
        </w:r>
      </w:del>
      <w:r>
        <w:rPr>
          <w:lang w:val="en-US"/>
        </w:rPr>
        <w:t>bject detection</w:t>
      </w:r>
      <w:r w:rsidR="0010243A"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和</w:t>
      </w:r>
      <w:r w:rsidR="0010243A"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semantic segmentation</w:t>
      </w:r>
      <w:r w:rsidR="0010243A"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的標</w:t>
      </w:r>
      <w:proofErr w:type="gramStart"/>
      <w:r>
        <w:rPr>
          <w:rFonts w:hint="eastAsia"/>
          <w:lang w:val="en-US"/>
        </w:rPr>
        <w:t>註</w:t>
      </w:r>
      <w:proofErr w:type="gramEnd"/>
      <w:r>
        <w:rPr>
          <w:rFonts w:hint="eastAsia"/>
          <w:lang w:val="en-US"/>
        </w:rPr>
        <w:t>，因此我們選定了能同時訓練的這兩項任務的</w:t>
      </w:r>
      <w:r w:rsidR="0010243A">
        <w:rPr>
          <w:rFonts w:hint="eastAsia"/>
          <w:lang w:val="en-US"/>
        </w:rPr>
        <w:t xml:space="preserve"> </w:t>
      </w:r>
      <w:r w:rsidRPr="00210095">
        <w:rPr>
          <w:lang w:val="en-US"/>
        </w:rPr>
        <w:t>Hybrid Task Cascade</w:t>
      </w:r>
      <w:r w:rsidR="0010243A"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架構進行訓練。該架構</w:t>
      </w:r>
      <w:r w:rsidR="00A51F9D">
        <w:rPr>
          <w:rFonts w:hint="eastAsia"/>
          <w:lang w:val="en-US"/>
        </w:rPr>
        <w:t>融合了</w:t>
      </w:r>
      <w:r w:rsidR="0010243A">
        <w:rPr>
          <w:rFonts w:hint="eastAsia"/>
          <w:lang w:val="en-US"/>
        </w:rPr>
        <w:t xml:space="preserve"> </w:t>
      </w:r>
      <w:r w:rsidR="00A51F9D">
        <w:rPr>
          <w:rFonts w:hint="eastAsia"/>
          <w:lang w:val="en-US"/>
        </w:rPr>
        <w:t>M</w:t>
      </w:r>
      <w:r w:rsidR="00A51F9D">
        <w:rPr>
          <w:lang w:val="en-US"/>
        </w:rPr>
        <w:t>ask RCNN</w:t>
      </w:r>
      <w:r w:rsidR="0010243A">
        <w:rPr>
          <w:rFonts w:hint="eastAsia"/>
          <w:lang w:val="en-US"/>
        </w:rPr>
        <w:t xml:space="preserve"> </w:t>
      </w:r>
      <w:r w:rsidR="00A51F9D">
        <w:rPr>
          <w:rFonts w:hint="eastAsia"/>
          <w:lang w:val="en-US"/>
        </w:rPr>
        <w:t>和</w:t>
      </w:r>
      <w:r w:rsidR="0010243A">
        <w:rPr>
          <w:rFonts w:hint="eastAsia"/>
          <w:lang w:val="en-US"/>
        </w:rPr>
        <w:t xml:space="preserve"> </w:t>
      </w:r>
      <w:r w:rsidR="00A51F9D">
        <w:rPr>
          <w:rFonts w:hint="eastAsia"/>
          <w:lang w:val="en-US"/>
        </w:rPr>
        <w:t>C</w:t>
      </w:r>
      <w:r w:rsidR="00A51F9D">
        <w:rPr>
          <w:lang w:val="en-US"/>
        </w:rPr>
        <w:t>ascade RCNN</w:t>
      </w:r>
      <w:r w:rsidR="0010243A">
        <w:rPr>
          <w:rFonts w:hint="eastAsia"/>
          <w:lang w:val="en-US"/>
        </w:rPr>
        <w:t xml:space="preserve"> </w:t>
      </w:r>
      <w:r w:rsidR="00A51F9D">
        <w:rPr>
          <w:rFonts w:hint="eastAsia"/>
          <w:lang w:val="en-US"/>
        </w:rPr>
        <w:t>兩個模型的優點，提出</w:t>
      </w:r>
      <w:r w:rsidR="00A51F9D" w:rsidRPr="00A51F9D">
        <w:rPr>
          <w:rFonts w:hint="eastAsia"/>
          <w:lang w:val="en-US"/>
        </w:rPr>
        <w:t>漸進式細化</w:t>
      </w:r>
      <w:proofErr w:type="gramStart"/>
      <w:r w:rsidR="00A51F9D" w:rsidRPr="00A51F9D">
        <w:rPr>
          <w:rFonts w:hint="eastAsia"/>
          <w:lang w:val="en-US"/>
        </w:rPr>
        <w:t>的級聯管道</w:t>
      </w:r>
      <w:proofErr w:type="gramEnd"/>
      <w:r w:rsidR="00A51F9D">
        <w:rPr>
          <w:rFonts w:hint="eastAsia"/>
          <w:lang w:val="en-US"/>
        </w:rPr>
        <w:t>，</w:t>
      </w:r>
      <w:r w:rsidR="00A51F9D" w:rsidRPr="00A51F9D">
        <w:rPr>
          <w:rFonts w:hint="eastAsia"/>
          <w:lang w:val="en-US"/>
        </w:rPr>
        <w:t>在</w:t>
      </w:r>
      <w:r w:rsidR="00A51F9D">
        <w:rPr>
          <w:rFonts w:hint="eastAsia"/>
          <w:lang w:val="en-US"/>
        </w:rPr>
        <w:t>訓練的</w:t>
      </w:r>
      <w:r w:rsidR="00A51F9D" w:rsidRPr="00A51F9D">
        <w:rPr>
          <w:rFonts w:hint="eastAsia"/>
          <w:lang w:val="en-US"/>
        </w:rPr>
        <w:t>每個</w:t>
      </w:r>
      <w:r w:rsidR="0010243A">
        <w:rPr>
          <w:rFonts w:hint="eastAsia"/>
          <w:lang w:val="en-US"/>
        </w:rPr>
        <w:t xml:space="preserve"> </w:t>
      </w:r>
      <w:r w:rsidR="00A51F9D">
        <w:rPr>
          <w:rFonts w:hint="eastAsia"/>
          <w:lang w:val="en-US"/>
        </w:rPr>
        <w:t>s</w:t>
      </w:r>
      <w:r w:rsidR="00A51F9D">
        <w:rPr>
          <w:lang w:val="en-US"/>
        </w:rPr>
        <w:t>tage</w:t>
      </w:r>
      <w:r w:rsidR="00A51F9D" w:rsidRPr="00A51F9D">
        <w:rPr>
          <w:rFonts w:hint="eastAsia"/>
          <w:lang w:val="en-US"/>
        </w:rPr>
        <w:t>，邊界框迴歸和</w:t>
      </w:r>
      <w:r w:rsidR="0010243A">
        <w:rPr>
          <w:rFonts w:hint="eastAsia"/>
          <w:lang w:val="en-US"/>
        </w:rPr>
        <w:t xml:space="preserve"> </w:t>
      </w:r>
      <w:r w:rsidR="00A51F9D">
        <w:rPr>
          <w:rFonts w:hint="eastAsia"/>
          <w:lang w:val="en-US"/>
        </w:rPr>
        <w:t>s</w:t>
      </w:r>
      <w:r w:rsidR="00A51F9D">
        <w:rPr>
          <w:lang w:val="en-US"/>
        </w:rPr>
        <w:t>egmentation</w:t>
      </w:r>
      <w:r w:rsidR="0010243A">
        <w:rPr>
          <w:rFonts w:hint="eastAsia"/>
          <w:lang w:val="en-US"/>
        </w:rPr>
        <w:t xml:space="preserve"> </w:t>
      </w:r>
      <w:r w:rsidR="00A51F9D">
        <w:rPr>
          <w:rFonts w:hint="eastAsia"/>
          <w:lang w:val="en-US"/>
        </w:rPr>
        <w:t>的</w:t>
      </w:r>
      <w:r w:rsidR="00A51F9D" w:rsidRPr="00A51F9D">
        <w:rPr>
          <w:rFonts w:hint="eastAsia"/>
          <w:lang w:val="en-US"/>
        </w:rPr>
        <w:t>預測都以多任務方式組合</w:t>
      </w:r>
      <w:r w:rsidR="00A51F9D">
        <w:rPr>
          <w:rFonts w:hint="eastAsia"/>
          <w:lang w:val="en-US"/>
        </w:rPr>
        <w:t>，同時</w:t>
      </w:r>
      <w:r w:rsidR="00A51F9D" w:rsidRPr="00A51F9D">
        <w:rPr>
          <w:rFonts w:hint="eastAsia"/>
          <w:lang w:val="en-US"/>
        </w:rPr>
        <w:t>不同 stage 的</w:t>
      </w:r>
      <w:r w:rsidR="0010243A">
        <w:rPr>
          <w:rFonts w:hint="eastAsia"/>
          <w:lang w:val="en-US"/>
        </w:rPr>
        <w:t xml:space="preserve"> </w:t>
      </w:r>
      <w:r w:rsidR="00A51F9D">
        <w:rPr>
          <w:rFonts w:hint="eastAsia"/>
          <w:lang w:val="en-US"/>
        </w:rPr>
        <w:t>m</w:t>
      </w:r>
      <w:r w:rsidR="00A51F9D">
        <w:rPr>
          <w:lang w:val="en-US"/>
        </w:rPr>
        <w:t>ask</w:t>
      </w:r>
      <w:r w:rsidR="0010243A">
        <w:rPr>
          <w:rFonts w:hint="eastAsia"/>
          <w:lang w:val="en-US"/>
        </w:rPr>
        <w:t xml:space="preserve"> </w:t>
      </w:r>
      <w:r w:rsidR="00A51F9D" w:rsidRPr="00A51F9D">
        <w:rPr>
          <w:rFonts w:hint="eastAsia"/>
          <w:lang w:val="en-US"/>
        </w:rPr>
        <w:t>分支</w:t>
      </w:r>
      <w:ins w:id="5" w:author="user" w:date="2022-06-13T16:16:00Z">
        <w:r w:rsidR="008675DC">
          <w:rPr>
            <w:rFonts w:hint="eastAsia"/>
            <w:lang w:val="en-US"/>
          </w:rPr>
          <w:t xml:space="preserve"> </w:t>
        </w:r>
      </w:ins>
      <w:r w:rsidR="00A51F9D">
        <w:rPr>
          <w:rFonts w:hint="eastAsia"/>
          <w:lang w:val="en-US"/>
        </w:rPr>
        <w:t>(用來預測</w:t>
      </w:r>
      <w:r w:rsidR="0010243A">
        <w:rPr>
          <w:rFonts w:hint="eastAsia"/>
          <w:lang w:val="en-US"/>
        </w:rPr>
        <w:t xml:space="preserve"> semantic </w:t>
      </w:r>
      <w:r w:rsidR="00A51F9D">
        <w:rPr>
          <w:rFonts w:hint="eastAsia"/>
          <w:lang w:val="en-US"/>
        </w:rPr>
        <w:t>s</w:t>
      </w:r>
      <w:r w:rsidR="00A51F9D">
        <w:rPr>
          <w:lang w:val="en-US"/>
        </w:rPr>
        <w:t>egmentation</w:t>
      </w:r>
      <w:r w:rsidR="0010243A">
        <w:rPr>
          <w:rFonts w:hint="eastAsia"/>
          <w:lang w:val="en-US"/>
        </w:rPr>
        <w:t xml:space="preserve"> </w:t>
      </w:r>
      <w:r w:rsidR="00A51F9D">
        <w:rPr>
          <w:rFonts w:hint="eastAsia"/>
          <w:lang w:val="en-US"/>
        </w:rPr>
        <w:t>的分支</w:t>
      </w:r>
      <w:r w:rsidR="00A51F9D">
        <w:rPr>
          <w:lang w:val="en-US"/>
        </w:rPr>
        <w:t>)</w:t>
      </w:r>
      <w:ins w:id="6" w:author="user" w:date="2022-06-13T16:16:00Z">
        <w:r w:rsidR="00926FA6">
          <w:rPr>
            <w:lang w:val="en-US"/>
          </w:rPr>
          <w:t xml:space="preserve"> </w:t>
        </w:r>
      </w:ins>
      <w:r w:rsidR="00A51F9D" w:rsidRPr="00A51F9D">
        <w:rPr>
          <w:rFonts w:hint="eastAsia"/>
          <w:lang w:val="en-US"/>
        </w:rPr>
        <w:t>之間</w:t>
      </w:r>
      <w:ins w:id="7" w:author="user" w:date="2022-06-13T16:19:00Z">
        <w:r w:rsidR="00ED59F8">
          <w:rPr>
            <w:rFonts w:hint="eastAsia"/>
            <w:lang w:val="en-US"/>
          </w:rPr>
          <w:t>用</w:t>
        </w:r>
      </w:ins>
      <w:del w:id="8" w:author="user" w:date="2022-06-13T16:19:00Z">
        <w:r w:rsidR="00A51F9D" w:rsidDel="00ED59F8">
          <w:rPr>
            <w:rFonts w:hint="eastAsia"/>
            <w:lang w:val="en-US"/>
          </w:rPr>
          <w:delText>有</w:delText>
        </w:r>
      </w:del>
      <w:r w:rsidR="00A51F9D">
        <w:rPr>
          <w:rFonts w:hint="eastAsia"/>
          <w:lang w:val="en-US"/>
        </w:rPr>
        <w:t>直接的信息流串聯</w:t>
      </w:r>
      <w:r w:rsidR="00A51F9D" w:rsidRPr="00A51F9D">
        <w:rPr>
          <w:rFonts w:hint="eastAsia"/>
          <w:lang w:val="en-US"/>
        </w:rPr>
        <w:t>。</w:t>
      </w:r>
      <w:del w:id="9" w:author="user" w:date="2022-06-13T16:19:00Z">
        <w:r w:rsidR="00A51F9D" w:rsidDel="008E31C8">
          <w:rPr>
            <w:rFonts w:hint="eastAsia"/>
            <w:lang w:val="en-US"/>
          </w:rPr>
          <w:delText>在原始論文中，該架構主要被用來解決</w:delText>
        </w:r>
        <w:r w:rsidR="0010243A" w:rsidDel="008E31C8">
          <w:rPr>
            <w:rFonts w:hint="eastAsia"/>
            <w:lang w:val="en-US"/>
          </w:rPr>
          <w:delText xml:space="preserve"> </w:delText>
        </w:r>
        <w:r w:rsidR="00A51F9D" w:rsidDel="008E31C8">
          <w:rPr>
            <w:lang w:val="en-US"/>
          </w:rPr>
          <w:delText>instance segmentation</w:delText>
        </w:r>
        <w:r w:rsidR="0010243A" w:rsidDel="008E31C8">
          <w:rPr>
            <w:rFonts w:hint="eastAsia"/>
            <w:lang w:val="en-US"/>
          </w:rPr>
          <w:delText xml:space="preserve"> </w:delText>
        </w:r>
        <w:r w:rsidR="00A51F9D" w:rsidDel="008E31C8">
          <w:rPr>
            <w:rFonts w:hint="eastAsia"/>
            <w:lang w:val="en-US"/>
          </w:rPr>
          <w:delText>任務，而在這次比賽中，我們發現直接取用其</w:delText>
        </w:r>
        <w:r w:rsidR="0010243A" w:rsidDel="008E31C8">
          <w:rPr>
            <w:rFonts w:hint="eastAsia"/>
            <w:lang w:val="en-US"/>
          </w:rPr>
          <w:delText xml:space="preserve"> </w:delText>
        </w:r>
        <w:r w:rsidR="00A51F9D" w:rsidDel="008E31C8">
          <w:rPr>
            <w:rFonts w:hint="eastAsia"/>
            <w:lang w:val="en-US"/>
          </w:rPr>
          <w:delText>object detection</w:delText>
        </w:r>
        <w:r w:rsidR="0010243A" w:rsidDel="008E31C8">
          <w:rPr>
            <w:rFonts w:hint="eastAsia"/>
            <w:lang w:val="en-US"/>
          </w:rPr>
          <w:delText xml:space="preserve"> </w:delText>
        </w:r>
        <w:r w:rsidR="00A51F9D" w:rsidDel="008E31C8">
          <w:rPr>
            <w:rFonts w:hint="eastAsia"/>
            <w:lang w:val="en-US"/>
          </w:rPr>
          <w:delText>分支的預測結果也為我們帶來優秀的表現。</w:delText>
        </w:r>
      </w:del>
    </w:p>
    <w:p w14:paraId="43DBB2D0" w14:textId="77777777" w:rsidR="00210095" w:rsidRPr="00A51F9D" w:rsidRDefault="00210095" w:rsidP="00CD5FB2">
      <w:pPr>
        <w:spacing w:line="240" w:lineRule="auto"/>
        <w:rPr>
          <w:lang w:val="en-US"/>
        </w:rPr>
      </w:pPr>
    </w:p>
    <w:p w14:paraId="5E67B120" w14:textId="71C922C1" w:rsidR="000B5D41" w:rsidRPr="003737EF" w:rsidRDefault="00750B17" w:rsidP="00C00E3B">
      <w:pPr>
        <w:spacing w:line="240" w:lineRule="auto"/>
        <w:rPr>
          <w:lang w:val="en-US"/>
        </w:rPr>
      </w:pPr>
      <w:proofErr w:type="gramStart"/>
      <w:r w:rsidRPr="00F204B4">
        <w:t>【</w:t>
      </w:r>
      <w:proofErr w:type="gramEnd"/>
      <w:r w:rsidR="003737EF" w:rsidRPr="003737EF">
        <w:rPr>
          <w:lang w:val="en-US"/>
        </w:rPr>
        <w:t>backbone</w:t>
      </w:r>
      <w:r w:rsidR="00025382">
        <w:rPr>
          <w:rFonts w:hint="eastAsia"/>
          <w:lang w:val="en-US"/>
        </w:rPr>
        <w:t xml:space="preserve"> </w:t>
      </w:r>
      <w:r w:rsidR="003737EF">
        <w:rPr>
          <w:rFonts w:hint="eastAsia"/>
        </w:rPr>
        <w:t>模型</w:t>
      </w:r>
      <w:r w:rsidR="003737EF" w:rsidRPr="003737EF">
        <w:rPr>
          <w:rFonts w:hint="eastAsia"/>
          <w:lang w:val="en-US"/>
        </w:rPr>
        <w:t xml:space="preserve">: </w:t>
      </w:r>
      <w:r w:rsidR="003737EF" w:rsidRPr="000A6B8C">
        <w:rPr>
          <w:lang w:val="en-US"/>
        </w:rPr>
        <w:t>swin transformer</w:t>
      </w:r>
      <w:proofErr w:type="gramStart"/>
      <w:r w:rsidRPr="00F204B4">
        <w:t>】</w:t>
      </w:r>
      <w:proofErr w:type="gramEnd"/>
    </w:p>
    <w:p w14:paraId="4B02F11D" w14:textId="68E0CB2C" w:rsidR="000B5D41" w:rsidRPr="00F204B4" w:rsidRDefault="00750B17" w:rsidP="00C00E3B">
      <w:pPr>
        <w:spacing w:line="240" w:lineRule="auto"/>
        <w:ind w:firstLine="720"/>
      </w:pPr>
      <w:r w:rsidRPr="00F204B4">
        <w:t>swin transformer</w:t>
      </w:r>
      <w:r w:rsidR="00EA1C05">
        <w:rPr>
          <w:rFonts w:hint="eastAsia"/>
        </w:rPr>
        <w:t xml:space="preserve"> </w:t>
      </w:r>
      <w:r w:rsidRPr="00F204B4">
        <w:t>當初在設計的時候，主要是為了解決兩個問題。</w:t>
      </w:r>
      <w:r w:rsidR="000A6B8C">
        <w:rPr>
          <w:rFonts w:hint="eastAsia"/>
        </w:rPr>
        <w:t>首先</w:t>
      </w:r>
      <w:r w:rsidRPr="00F204B4">
        <w:t>是</w:t>
      </w:r>
      <w:r w:rsidR="000A6B8C">
        <w:rPr>
          <w:rFonts w:hint="eastAsia"/>
        </w:rPr>
        <w:t>物體</w:t>
      </w:r>
      <w:ins w:id="10" w:author="user" w:date="2022-06-13T16:16:00Z">
        <w:r w:rsidR="00C806E0">
          <w:rPr>
            <w:rFonts w:hint="eastAsia"/>
          </w:rPr>
          <w:t>尺寸</w:t>
        </w:r>
      </w:ins>
      <w:del w:id="11" w:author="user" w:date="2022-06-13T16:16:00Z">
        <w:r w:rsidR="000A6B8C" w:rsidDel="00C806E0">
          <w:rPr>
            <w:rFonts w:hint="eastAsia"/>
          </w:rPr>
          <w:delText>大小</w:delText>
        </w:r>
      </w:del>
      <w:r w:rsidRPr="00F204B4">
        <w:t>變化大，在不同場景下</w:t>
      </w:r>
      <w:r w:rsidR="00EA1C05">
        <w:rPr>
          <w:rFonts w:hint="eastAsia"/>
        </w:rPr>
        <w:t xml:space="preserve"> </w:t>
      </w:r>
      <w:r w:rsidR="000A6B8C">
        <w:rPr>
          <w:rFonts w:hint="eastAsia"/>
        </w:rPr>
        <w:t>V</w:t>
      </w:r>
      <w:r w:rsidR="000A6B8C">
        <w:t xml:space="preserve">ision </w:t>
      </w:r>
      <w:r w:rsidRPr="00F204B4">
        <w:t>Transformer</w:t>
      </w:r>
      <w:r w:rsidR="00EA1C05">
        <w:rPr>
          <w:rFonts w:hint="eastAsia"/>
        </w:rPr>
        <w:t xml:space="preserve"> </w:t>
      </w:r>
      <w:r w:rsidRPr="00F204B4">
        <w:t>性能未必</w:t>
      </w:r>
      <w:del w:id="12" w:author="user" w:date="2022-06-13T16:17:00Z">
        <w:r w:rsidRPr="00F204B4" w:rsidDel="00C329CA">
          <w:delText>很</w:delText>
        </w:r>
      </w:del>
      <w:r w:rsidRPr="00F204B4">
        <w:t>好</w:t>
      </w:r>
      <w:r w:rsidR="00EA1C05">
        <w:rPr>
          <w:rFonts w:hint="eastAsia"/>
        </w:rPr>
        <w:t>，</w:t>
      </w:r>
      <w:r w:rsidRPr="00F204B4">
        <w:t>圖像分辨率高。第二</w:t>
      </w:r>
      <w:proofErr w:type="gramStart"/>
      <w:r w:rsidRPr="00F204B4">
        <w:t>個</w:t>
      </w:r>
      <w:proofErr w:type="gramEnd"/>
      <w:r w:rsidR="000A6B8C">
        <w:rPr>
          <w:rFonts w:hint="eastAsia"/>
        </w:rPr>
        <w:t>難點</w:t>
      </w:r>
      <w:r w:rsidRPr="00F204B4">
        <w:t>是像素點多，Transformer</w:t>
      </w:r>
      <w:r w:rsidR="00EA1C05">
        <w:rPr>
          <w:rFonts w:hint="eastAsia"/>
        </w:rPr>
        <w:t xml:space="preserve"> </w:t>
      </w:r>
      <w:r w:rsidRPr="00F204B4">
        <w:t>基於全局自注意力的計算導致計算量較大。為了解決以上兩個問題，swin transformer是一種包含</w:t>
      </w:r>
      <w:r w:rsidR="000A6B8C">
        <w:rPr>
          <w:rFonts w:hint="eastAsia"/>
        </w:rPr>
        <w:t>s</w:t>
      </w:r>
      <w:r w:rsidR="000A6B8C">
        <w:t>liding window</w:t>
      </w:r>
      <w:r w:rsidRPr="00F204B4">
        <w:t>，具有層級設計的transformer結構。</w:t>
      </w:r>
    </w:p>
    <w:p w14:paraId="4AE8D33B" w14:textId="77777777" w:rsidR="000A6B8C" w:rsidRDefault="00750B17" w:rsidP="00C00E3B">
      <w:pPr>
        <w:keepNext/>
        <w:spacing w:line="240" w:lineRule="auto"/>
      </w:pPr>
      <w:r w:rsidRPr="00F204B4">
        <w:rPr>
          <w:noProof/>
        </w:rPr>
        <w:drawing>
          <wp:inline distT="114300" distB="114300" distL="114300" distR="114300" wp14:anchorId="6CF82365" wp14:editId="0672BB7A">
            <wp:extent cx="5731200" cy="18034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FC5546" w14:textId="069ED7FF" w:rsidR="000B5D41" w:rsidRDefault="000A6B8C" w:rsidP="00C00E3B">
      <w:pPr>
        <w:pStyle w:val="af0"/>
        <w:spacing w:line="240" w:lineRule="auto"/>
      </w:pPr>
      <w:r>
        <w:rPr>
          <w:rFonts w:hint="eastAsia"/>
        </w:rPr>
        <w:t xml:space="preserve">圖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圖 \* ARABIC</w:instrText>
      </w:r>
      <w:r>
        <w:instrText xml:space="preserve"> </w:instrText>
      </w:r>
      <w:r>
        <w:fldChar w:fldCharType="separate"/>
      </w:r>
      <w:r w:rsidR="00276CCC">
        <w:rPr>
          <w:noProof/>
        </w:rPr>
        <w:t>2</w:t>
      </w:r>
      <w:r>
        <w:fldChar w:fldCharType="end"/>
      </w:r>
      <w:r>
        <w:rPr>
          <w:rFonts w:hint="eastAsia"/>
        </w:rPr>
        <w:t xml:space="preserve"> S</w:t>
      </w:r>
      <w:r>
        <w:t>win Transformer</w:t>
      </w:r>
      <w:r>
        <w:rPr>
          <w:rFonts w:hint="eastAsia"/>
        </w:rPr>
        <w:t>示意圖</w:t>
      </w:r>
    </w:p>
    <w:p w14:paraId="4B604C46" w14:textId="77777777" w:rsidR="000A6B8C" w:rsidRPr="000A6B8C" w:rsidRDefault="000A6B8C" w:rsidP="00C00E3B">
      <w:pPr>
        <w:spacing w:line="240" w:lineRule="auto"/>
      </w:pPr>
    </w:p>
    <w:p w14:paraId="485AFE35" w14:textId="5E5FDBAF" w:rsidR="000B5D41" w:rsidRPr="00F204B4" w:rsidRDefault="000A6B8C" w:rsidP="00C00E3B">
      <w:pPr>
        <w:pStyle w:val="af"/>
        <w:numPr>
          <w:ilvl w:val="0"/>
          <w:numId w:val="11"/>
        </w:numPr>
        <w:spacing w:line="240" w:lineRule="auto"/>
        <w:ind w:leftChars="0"/>
      </w:pPr>
      <w:r>
        <w:rPr>
          <w:rFonts w:hint="eastAsia"/>
        </w:rPr>
        <w:t>如圖2所示，</w:t>
      </w:r>
      <w:r>
        <w:t>swin transformer</w:t>
      </w:r>
      <w:r>
        <w:rPr>
          <w:rFonts w:hint="eastAsia"/>
        </w:rPr>
        <w:t>會</w:t>
      </w:r>
      <w:r w:rsidR="00750B17" w:rsidRPr="00F204B4">
        <w:t>對輸入</w:t>
      </w:r>
      <w:r>
        <w:rPr>
          <w:rFonts w:hint="eastAsia"/>
        </w:rPr>
        <w:t>圖片</w:t>
      </w:r>
      <w:r w:rsidR="00750B17" w:rsidRPr="00F204B4">
        <w:t>進行</w:t>
      </w:r>
      <w:r>
        <w:t>p</w:t>
      </w:r>
      <w:r w:rsidR="00750B17" w:rsidRPr="00F204B4">
        <w:t xml:space="preserve">atch </w:t>
      </w:r>
      <w:ins w:id="13" w:author="user" w:date="2022-06-13T16:20:00Z">
        <w:r w:rsidR="00405EA4">
          <w:rPr>
            <w:rFonts w:hint="eastAsia"/>
          </w:rPr>
          <w:t>e</w:t>
        </w:r>
      </w:ins>
      <w:r w:rsidR="00750B17" w:rsidRPr="00F204B4">
        <w:t>mbedding，</w:t>
      </w:r>
      <w:r>
        <w:rPr>
          <w:rFonts w:hint="eastAsia"/>
        </w:rPr>
        <w:t>亦即先</w:t>
      </w:r>
      <w:r w:rsidR="00750B17" w:rsidRPr="00F204B4">
        <w:t>將圖片切成一個個圖塊，並嵌入</w:t>
      </w:r>
      <w:r>
        <w:rPr>
          <w:rFonts w:hint="eastAsia"/>
        </w:rPr>
        <w:t>代表位置資訊的</w:t>
      </w:r>
      <w:ins w:id="14" w:author="user" w:date="2022-06-13T16:20:00Z">
        <w:r w:rsidR="00CB45C2">
          <w:t>e</w:t>
        </w:r>
      </w:ins>
      <w:del w:id="15" w:author="user" w:date="2022-06-13T16:20:00Z">
        <w:r w:rsidR="00750B17" w:rsidRPr="00F204B4" w:rsidDel="00CB45C2">
          <w:delText>E</w:delText>
        </w:r>
      </w:del>
      <w:r w:rsidR="00750B17" w:rsidRPr="00F204B4">
        <w:t>mbedding。</w:t>
      </w:r>
    </w:p>
    <w:p w14:paraId="65D71CDB" w14:textId="62652C42" w:rsidR="000B5D41" w:rsidRPr="00F204B4" w:rsidRDefault="00750B17" w:rsidP="00C00E3B">
      <w:pPr>
        <w:pStyle w:val="af"/>
        <w:numPr>
          <w:ilvl w:val="0"/>
          <w:numId w:val="11"/>
        </w:numPr>
        <w:spacing w:line="240" w:lineRule="auto"/>
        <w:ind w:leftChars="0"/>
      </w:pPr>
      <w:r w:rsidRPr="00F204B4">
        <w:t>每</w:t>
      </w:r>
      <w:proofErr w:type="gramStart"/>
      <w:r w:rsidRPr="00F204B4">
        <w:t>個</w:t>
      </w:r>
      <w:proofErr w:type="gramEnd"/>
      <w:ins w:id="16" w:author="user" w:date="2022-06-13T16:20:00Z">
        <w:r w:rsidR="00CB45C2">
          <w:t>s</w:t>
        </w:r>
      </w:ins>
      <w:del w:id="17" w:author="user" w:date="2022-06-13T16:20:00Z">
        <w:r w:rsidRPr="00F204B4" w:rsidDel="00CB45C2">
          <w:delText>S</w:delText>
        </w:r>
      </w:del>
      <w:r w:rsidRPr="00F204B4">
        <w:t>tage由</w:t>
      </w:r>
      <w:ins w:id="18" w:author="user" w:date="2022-06-13T16:20:00Z">
        <w:r w:rsidR="00CB45C2">
          <w:t>p</w:t>
        </w:r>
      </w:ins>
      <w:del w:id="19" w:author="user" w:date="2022-06-13T16:20:00Z">
        <w:r w:rsidRPr="00F204B4" w:rsidDel="00CB45C2">
          <w:delText>P</w:delText>
        </w:r>
      </w:del>
      <w:r w:rsidRPr="00F204B4">
        <w:t xml:space="preserve">atch </w:t>
      </w:r>
      <w:ins w:id="20" w:author="user" w:date="2022-06-13T16:20:00Z">
        <w:r w:rsidR="00CB45C2">
          <w:t>m</w:t>
        </w:r>
      </w:ins>
      <w:del w:id="21" w:author="user" w:date="2022-06-13T16:20:00Z">
        <w:r w:rsidRPr="00F204B4" w:rsidDel="00CB45C2">
          <w:delText>M</w:delText>
        </w:r>
      </w:del>
      <w:r w:rsidRPr="00F204B4">
        <w:t>erging和多個</w:t>
      </w:r>
      <w:ins w:id="22" w:author="user" w:date="2022-06-13T16:20:00Z">
        <w:r w:rsidR="00CB45C2">
          <w:t>b</w:t>
        </w:r>
      </w:ins>
      <w:del w:id="23" w:author="user" w:date="2022-06-13T16:20:00Z">
        <w:r w:rsidRPr="00F204B4" w:rsidDel="00CB45C2">
          <w:delText>B</w:delText>
        </w:r>
      </w:del>
      <w:r w:rsidRPr="00F204B4">
        <w:t>lock組成。</w:t>
      </w:r>
    </w:p>
    <w:p w14:paraId="087AE317" w14:textId="3A0C9934" w:rsidR="000B5D41" w:rsidRPr="00F204B4" w:rsidRDefault="00CB45C2" w:rsidP="00C00E3B">
      <w:pPr>
        <w:pStyle w:val="af"/>
        <w:numPr>
          <w:ilvl w:val="0"/>
          <w:numId w:val="11"/>
        </w:numPr>
        <w:spacing w:line="240" w:lineRule="auto"/>
        <w:ind w:leftChars="0"/>
      </w:pPr>
      <w:ins w:id="24" w:author="user" w:date="2022-06-13T16:20:00Z">
        <w:r>
          <w:t>p</w:t>
        </w:r>
      </w:ins>
      <w:del w:id="25" w:author="user" w:date="2022-06-13T16:20:00Z">
        <w:r w:rsidR="00750B17" w:rsidRPr="00F204B4" w:rsidDel="00CB45C2">
          <w:delText>P</w:delText>
        </w:r>
      </w:del>
      <w:r w:rsidR="00750B17" w:rsidRPr="00F204B4">
        <w:t xml:space="preserve">atch </w:t>
      </w:r>
      <w:ins w:id="26" w:author="user" w:date="2022-06-13T16:20:00Z">
        <w:r>
          <w:t>m</w:t>
        </w:r>
      </w:ins>
      <w:del w:id="27" w:author="user" w:date="2022-06-13T16:20:00Z">
        <w:r w:rsidR="00750B17" w:rsidRPr="00F204B4" w:rsidDel="00CB45C2">
          <w:delText>M</w:delText>
        </w:r>
      </w:del>
      <w:r w:rsidR="00750B17" w:rsidRPr="00F204B4">
        <w:t>erging模塊的功用為在每</w:t>
      </w:r>
      <w:proofErr w:type="gramStart"/>
      <w:r w:rsidR="00750B17" w:rsidRPr="00F204B4">
        <w:t>個</w:t>
      </w:r>
      <w:proofErr w:type="gramEnd"/>
      <w:ins w:id="28" w:author="user" w:date="2022-06-13T16:20:00Z">
        <w:r>
          <w:t>s</w:t>
        </w:r>
      </w:ins>
      <w:del w:id="29" w:author="user" w:date="2022-06-13T16:20:00Z">
        <w:r w:rsidR="00750B17" w:rsidRPr="00F204B4" w:rsidDel="00CB45C2">
          <w:delText>S</w:delText>
        </w:r>
      </w:del>
      <w:r w:rsidR="00750B17" w:rsidRPr="00F204B4">
        <w:t>tage開始時降低圖片分辨率。</w:t>
      </w:r>
    </w:p>
    <w:p w14:paraId="6D66A18D" w14:textId="0160A0B1" w:rsidR="000B5D41" w:rsidRPr="00F204B4" w:rsidRDefault="00CB45C2" w:rsidP="00C00E3B">
      <w:pPr>
        <w:pStyle w:val="af"/>
        <w:numPr>
          <w:ilvl w:val="0"/>
          <w:numId w:val="11"/>
        </w:numPr>
        <w:spacing w:line="240" w:lineRule="auto"/>
        <w:ind w:leftChars="0"/>
      </w:pPr>
      <w:bookmarkStart w:id="30" w:name="_Hlk106041330"/>
      <w:ins w:id="31" w:author="user" w:date="2022-06-13T16:20:00Z">
        <w:r>
          <w:t>b</w:t>
        </w:r>
      </w:ins>
      <w:del w:id="32" w:author="user" w:date="2022-06-13T16:20:00Z">
        <w:r w:rsidR="00750B17" w:rsidRPr="00F204B4" w:rsidDel="00CB45C2">
          <w:delText>B</w:delText>
        </w:r>
      </w:del>
      <w:r w:rsidR="00750B17" w:rsidRPr="00F204B4">
        <w:t>lock具體結構如上面右圖所示，主要由LayerNorm，MLP，</w:t>
      </w:r>
      <w:ins w:id="33" w:author="user" w:date="2022-06-13T16:21:00Z">
        <w:r w:rsidR="00DE15F7">
          <w:t>w</w:t>
        </w:r>
      </w:ins>
      <w:del w:id="34" w:author="user" w:date="2022-06-13T16:21:00Z">
        <w:r w:rsidR="00750B17" w:rsidRPr="00F204B4" w:rsidDel="00DE15F7">
          <w:delText>W</w:delText>
        </w:r>
      </w:del>
      <w:r w:rsidR="00750B17" w:rsidRPr="00F204B4">
        <w:t xml:space="preserve">indow </w:t>
      </w:r>
      <w:ins w:id="35" w:author="user" w:date="2022-06-13T16:21:00Z">
        <w:r w:rsidR="00DE15F7">
          <w:t>a</w:t>
        </w:r>
      </w:ins>
      <w:del w:id="36" w:author="user" w:date="2022-06-13T16:21:00Z">
        <w:r w:rsidR="00750B17" w:rsidRPr="00F204B4" w:rsidDel="00DE15F7">
          <w:delText>A</w:delText>
        </w:r>
      </w:del>
      <w:r w:rsidR="00750B17" w:rsidRPr="00F204B4">
        <w:t xml:space="preserve">ttention 和 </w:t>
      </w:r>
      <w:ins w:id="37" w:author="user" w:date="2022-06-13T16:21:00Z">
        <w:r w:rsidR="00DE15F7">
          <w:t>s</w:t>
        </w:r>
      </w:ins>
      <w:del w:id="38" w:author="user" w:date="2022-06-13T16:21:00Z">
        <w:r w:rsidR="00750B17" w:rsidRPr="00F204B4" w:rsidDel="00DE15F7">
          <w:delText>S</w:delText>
        </w:r>
      </w:del>
      <w:r w:rsidR="00750B17" w:rsidRPr="00F204B4">
        <w:t xml:space="preserve">hifted </w:t>
      </w:r>
      <w:ins w:id="39" w:author="user" w:date="2022-06-13T16:21:00Z">
        <w:r w:rsidR="00DE15F7">
          <w:t>w</w:t>
        </w:r>
      </w:ins>
      <w:del w:id="40" w:author="user" w:date="2022-06-13T16:21:00Z">
        <w:r w:rsidR="00750B17" w:rsidRPr="00F204B4" w:rsidDel="00DE15F7">
          <w:delText>W</w:delText>
        </w:r>
      </w:del>
      <w:r w:rsidR="00750B17" w:rsidRPr="00F204B4">
        <w:t xml:space="preserve">indow </w:t>
      </w:r>
      <w:ins w:id="41" w:author="user" w:date="2022-06-13T16:21:00Z">
        <w:r w:rsidR="00DE15F7">
          <w:t>a</w:t>
        </w:r>
      </w:ins>
      <w:del w:id="42" w:author="user" w:date="2022-06-13T16:21:00Z">
        <w:r w:rsidR="00750B17" w:rsidRPr="00F204B4" w:rsidDel="00DE15F7">
          <w:delText>A</w:delText>
        </w:r>
      </w:del>
      <w:r w:rsidR="00750B17" w:rsidRPr="00F204B4">
        <w:t>ttention組成。</w:t>
      </w:r>
    </w:p>
    <w:bookmarkEnd w:id="30"/>
    <w:p w14:paraId="155080E8" w14:textId="77777777" w:rsidR="000B5D41" w:rsidRPr="00F204B4" w:rsidRDefault="00750B17" w:rsidP="00C00E3B">
      <w:pPr>
        <w:pStyle w:val="2"/>
        <w:spacing w:line="240" w:lineRule="auto"/>
      </w:pPr>
      <w:r w:rsidRPr="00F204B4">
        <w:lastRenderedPageBreak/>
        <w:t>參、資料處理</w:t>
      </w:r>
    </w:p>
    <w:p w14:paraId="3B40AFD2" w14:textId="550EB8F8" w:rsidR="00D76F54" w:rsidRDefault="00D76F54">
      <w:pPr>
        <w:spacing w:line="240" w:lineRule="auto"/>
        <w:rPr>
          <w:ins w:id="43" w:author="user" w:date="2022-06-13T16:54:00Z"/>
          <w:rFonts w:cs="Gungsuh"/>
        </w:rPr>
        <w:pPrChange w:id="44" w:author="user" w:date="2022-06-13T16:54:00Z">
          <w:pPr>
            <w:spacing w:line="240" w:lineRule="auto"/>
            <w:ind w:firstLine="720"/>
          </w:pPr>
        </w:pPrChange>
      </w:pPr>
      <w:bookmarkStart w:id="45" w:name="_Hlk106041395"/>
      <w:ins w:id="46" w:author="user" w:date="2022-06-13T16:55:00Z">
        <w:r>
          <w:rPr>
            <w:rFonts w:cs="Gungsuh" w:hint="eastAsia"/>
          </w:rPr>
          <w:t>【</w:t>
        </w:r>
        <w:r w:rsidR="00AA492A">
          <w:rPr>
            <w:rFonts w:cs="Gungsuh" w:hint="eastAsia"/>
          </w:rPr>
          <w:t>調整</w:t>
        </w:r>
        <w:r>
          <w:rPr>
            <w:rFonts w:cs="Gungsuh" w:hint="eastAsia"/>
          </w:rPr>
          <w:t>輸</w:t>
        </w:r>
        <w:r w:rsidR="00AA492A">
          <w:rPr>
            <w:rFonts w:cs="Gungsuh" w:hint="eastAsia"/>
          </w:rPr>
          <w:t>入格式</w:t>
        </w:r>
        <w:r>
          <w:rPr>
            <w:rFonts w:cs="Gungsuh" w:hint="eastAsia"/>
          </w:rPr>
          <w:t>】</w:t>
        </w:r>
      </w:ins>
    </w:p>
    <w:bookmarkEnd w:id="45"/>
    <w:p w14:paraId="70F1ACF9" w14:textId="35633DA5" w:rsidR="00EA1C05" w:rsidRDefault="00750B17" w:rsidP="000711F1">
      <w:pPr>
        <w:spacing w:line="240" w:lineRule="auto"/>
        <w:ind w:firstLine="720"/>
        <w:rPr>
          <w:rFonts w:cs="Gungsuh"/>
        </w:rPr>
      </w:pPr>
      <w:r w:rsidRPr="00F204B4">
        <w:rPr>
          <w:rFonts w:cs="Gungsuh"/>
        </w:rPr>
        <w:t>將資料轉換成coco data format</w:t>
      </w:r>
      <w:ins w:id="47" w:author="user" w:date="2022-06-13T16:14:00Z">
        <w:r w:rsidR="00935152">
          <w:rPr>
            <w:rFonts w:cs="Gungsuh"/>
          </w:rPr>
          <w:t xml:space="preserve"> </w:t>
        </w:r>
      </w:ins>
      <w:r w:rsidRPr="00F204B4">
        <w:rPr>
          <w:rFonts w:cs="Gungsuh"/>
        </w:rPr>
        <w:t>(json)，用segmentation提供的annotations，其中的bbox 設成segmentation 的min xy, max xy</w:t>
      </w:r>
      <w:r w:rsidR="00530D12">
        <w:rPr>
          <w:rFonts w:cs="Gungsuh" w:hint="eastAsia"/>
        </w:rPr>
        <w:t>，</w:t>
      </w:r>
      <w:r w:rsidRPr="00F204B4">
        <w:rPr>
          <w:rFonts w:cs="Gungsuh"/>
        </w:rPr>
        <w:t>接下來把object detection的資料轉換成mmdet</w:t>
      </w:r>
      <w:ins w:id="48" w:author="user" w:date="2022-06-13T16:22:00Z">
        <w:r w:rsidR="0087121C">
          <w:rPr>
            <w:rFonts w:cs="Gungsuh"/>
          </w:rPr>
          <w:t>ection</w:t>
        </w:r>
      </w:ins>
      <w:r w:rsidRPr="00F204B4">
        <w:rPr>
          <w:rFonts w:cs="Gungsuh"/>
        </w:rPr>
        <w:t>需要的middle format</w:t>
      </w:r>
      <w:ins w:id="49" w:author="user" w:date="2022-06-13T16:22:00Z">
        <w:r w:rsidR="00345D28">
          <w:rPr>
            <w:rFonts w:cs="Gungsuh"/>
          </w:rPr>
          <w:t xml:space="preserve"> </w:t>
        </w:r>
      </w:ins>
      <w:r w:rsidRPr="00F204B4">
        <w:rPr>
          <w:rFonts w:cs="Gungsuh"/>
        </w:rPr>
        <w:t>(pkl) 來</w:t>
      </w:r>
      <w:r w:rsidR="00530D12">
        <w:rPr>
          <w:rFonts w:cs="Gungsuh" w:hint="eastAsia"/>
        </w:rPr>
        <w:t>訓練</w:t>
      </w:r>
      <w:r w:rsidR="00EA1C05">
        <w:rPr>
          <w:rFonts w:cs="Gungsuh" w:hint="eastAsia"/>
        </w:rPr>
        <w:t>。</w:t>
      </w:r>
    </w:p>
    <w:p w14:paraId="586F5A4D" w14:textId="7FFA1114" w:rsidR="000711F1" w:rsidRDefault="000711F1" w:rsidP="000711F1">
      <w:pPr>
        <w:spacing w:line="240" w:lineRule="auto"/>
        <w:ind w:firstLine="720"/>
        <w:rPr>
          <w:ins w:id="50" w:author="user" w:date="2022-06-13T16:54:00Z"/>
          <w:rFonts w:cs="Gungsuh"/>
          <w:lang w:val="en-US"/>
        </w:rPr>
      </w:pPr>
      <w:r>
        <w:rPr>
          <w:rFonts w:cs="Gungsuh" w:hint="eastAsia"/>
        </w:rPr>
        <w:t>使用</w:t>
      </w:r>
      <w:del w:id="51" w:author="user" w:date="2022-06-13T23:57:00Z">
        <w:r w:rsidR="008D371A" w:rsidDel="00B11A2D">
          <w:fldChar w:fldCharType="begin"/>
        </w:r>
        <w:r w:rsidR="008D371A" w:rsidDel="00B11A2D">
          <w:delInstrText xml:space="preserve"> HYPERLINK "https://github.com/jason2714/AI-CUP/blob/main/convert_STAS.py" </w:delInstrText>
        </w:r>
        <w:r w:rsidR="008D371A" w:rsidDel="00B11A2D">
          <w:fldChar w:fldCharType="separate"/>
        </w:r>
        <w:r w:rsidRPr="00B11A2D" w:rsidDel="00B11A2D">
          <w:rPr>
            <w:rFonts w:cs="Gungsuh" w:hint="eastAsia"/>
            <w:lang w:val="en-US"/>
            <w:rPrChange w:id="52" w:author="user" w:date="2022-06-13T23:57:00Z">
              <w:rPr>
                <w:rStyle w:val="af9"/>
                <w:rFonts w:cs="Gungsuh" w:hint="eastAsia"/>
                <w:lang w:val="en-US"/>
              </w:rPr>
            </w:rPrChange>
          </w:rPr>
          <w:delText>c</w:delText>
        </w:r>
        <w:r w:rsidRPr="00B11A2D" w:rsidDel="00B11A2D">
          <w:rPr>
            <w:rFonts w:cs="Gungsuh"/>
            <w:lang w:val="en-US"/>
            <w:rPrChange w:id="53" w:author="user" w:date="2022-06-13T23:57:00Z">
              <w:rPr>
                <w:rStyle w:val="af9"/>
                <w:rFonts w:cs="Gungsuh"/>
                <w:lang w:val="en-US"/>
              </w:rPr>
            </w:rPrChange>
          </w:rPr>
          <w:delText>onvert_STAS.py</w:delText>
        </w:r>
        <w:r w:rsidR="008D371A" w:rsidDel="00B11A2D">
          <w:rPr>
            <w:rStyle w:val="af9"/>
            <w:rFonts w:cs="Gungsuh"/>
            <w:lang w:val="en-US"/>
          </w:rPr>
          <w:fldChar w:fldCharType="end"/>
        </w:r>
      </w:del>
      <w:ins w:id="54" w:author="user" w:date="2022-06-13T23:57:00Z">
        <w:r w:rsidR="00B11A2D" w:rsidRPr="00B11A2D">
          <w:rPr>
            <w:rFonts w:cs="Gungsuh" w:hint="eastAsia"/>
            <w:lang w:val="en-US"/>
            <w:rPrChange w:id="55" w:author="user" w:date="2022-06-13T23:57:00Z">
              <w:rPr>
                <w:rStyle w:val="af9"/>
                <w:rFonts w:cs="Gungsuh" w:hint="eastAsia"/>
                <w:lang w:val="en-US"/>
              </w:rPr>
            </w:rPrChange>
          </w:rPr>
          <w:t>c</w:t>
        </w:r>
        <w:r w:rsidR="00B11A2D" w:rsidRPr="00B11A2D">
          <w:rPr>
            <w:rFonts w:cs="Gungsuh"/>
            <w:lang w:val="en-US"/>
            <w:rPrChange w:id="56" w:author="user" w:date="2022-06-13T23:57:00Z">
              <w:rPr>
                <w:rStyle w:val="af9"/>
                <w:rFonts w:cs="Gungsuh"/>
                <w:lang w:val="en-US"/>
              </w:rPr>
            </w:rPrChange>
          </w:rPr>
          <w:t>onvert_STAS.py</w:t>
        </w:r>
      </w:ins>
      <w:r>
        <w:rPr>
          <w:rFonts w:cs="Gungsuh"/>
          <w:lang w:val="en-US"/>
        </w:rPr>
        <w:t xml:space="preserve"> </w:t>
      </w:r>
      <w:r>
        <w:rPr>
          <w:rFonts w:cs="Gungsuh" w:hint="eastAsia"/>
          <w:lang w:val="en-US"/>
        </w:rPr>
        <w:t xml:space="preserve">將改變資料格式，使用方式可以參閱我們 </w:t>
      </w:r>
      <w:del w:id="57" w:author="user" w:date="2022-06-13T23:57:00Z">
        <w:r w:rsidR="008D371A" w:rsidDel="00B11A2D">
          <w:fldChar w:fldCharType="begin"/>
        </w:r>
        <w:r w:rsidR="008D371A" w:rsidDel="00B11A2D">
          <w:delInstrText xml:space="preserve"> HYPERLINK "https://github.com/jason2714/AI-CUP" </w:delInstrText>
        </w:r>
        <w:r w:rsidR="008D371A" w:rsidDel="00B11A2D">
          <w:fldChar w:fldCharType="separate"/>
        </w:r>
        <w:r w:rsidRPr="00B11A2D" w:rsidDel="00B11A2D">
          <w:rPr>
            <w:rFonts w:cs="Gungsuh" w:hint="eastAsia"/>
            <w:lang w:val="en-US"/>
            <w:rPrChange w:id="58" w:author="user" w:date="2022-06-13T23:57:00Z">
              <w:rPr>
                <w:rStyle w:val="af9"/>
                <w:rFonts w:cs="Gungsuh" w:hint="eastAsia"/>
                <w:lang w:val="en-US"/>
              </w:rPr>
            </w:rPrChange>
          </w:rPr>
          <w:delText>github r</w:delText>
        </w:r>
        <w:r w:rsidRPr="00B11A2D" w:rsidDel="00B11A2D">
          <w:rPr>
            <w:rFonts w:cs="Gungsuh"/>
            <w:lang w:val="en-US"/>
            <w:rPrChange w:id="59" w:author="user" w:date="2022-06-13T23:57:00Z">
              <w:rPr>
                <w:rStyle w:val="af9"/>
                <w:rFonts w:cs="Gungsuh"/>
                <w:lang w:val="en-US"/>
              </w:rPr>
            </w:rPrChange>
          </w:rPr>
          <w:delText>epository</w:delText>
        </w:r>
        <w:r w:rsidR="008D371A" w:rsidDel="00B11A2D">
          <w:rPr>
            <w:rStyle w:val="af9"/>
            <w:rFonts w:cs="Gungsuh"/>
            <w:lang w:val="en-US"/>
          </w:rPr>
          <w:fldChar w:fldCharType="end"/>
        </w:r>
      </w:del>
      <w:ins w:id="60" w:author="user" w:date="2022-06-13T23:57:00Z">
        <w:r w:rsidR="00B11A2D" w:rsidRPr="00B11A2D">
          <w:rPr>
            <w:rFonts w:cs="Gungsuh" w:hint="eastAsia"/>
            <w:lang w:val="en-US"/>
            <w:rPrChange w:id="61" w:author="user" w:date="2022-06-13T23:57:00Z">
              <w:rPr>
                <w:rStyle w:val="af9"/>
                <w:rFonts w:cs="Gungsuh" w:hint="eastAsia"/>
                <w:lang w:val="en-US"/>
              </w:rPr>
            </w:rPrChange>
          </w:rPr>
          <w:t>github r</w:t>
        </w:r>
        <w:r w:rsidR="00B11A2D" w:rsidRPr="00B11A2D">
          <w:rPr>
            <w:rFonts w:cs="Gungsuh"/>
            <w:lang w:val="en-US"/>
            <w:rPrChange w:id="62" w:author="user" w:date="2022-06-13T23:57:00Z">
              <w:rPr>
                <w:rStyle w:val="af9"/>
                <w:rFonts w:cs="Gungsuh"/>
                <w:lang w:val="en-US"/>
              </w:rPr>
            </w:rPrChange>
          </w:rPr>
          <w:t>epository</w:t>
        </w:r>
      </w:ins>
      <w:r>
        <w:rPr>
          <w:rFonts w:cs="Gungsuh" w:hint="eastAsia"/>
          <w:lang w:val="en-US"/>
        </w:rPr>
        <w:t xml:space="preserve">的 </w:t>
      </w:r>
      <w:del w:id="63" w:author="user" w:date="2022-06-13T23:57:00Z">
        <w:r w:rsidR="008D371A" w:rsidDel="00B11A2D">
          <w:fldChar w:fldCharType="begin"/>
        </w:r>
        <w:r w:rsidR="008D371A" w:rsidDel="00B11A2D">
          <w:delInstrText xml:space="preserve"> HYPERLINK "https://github.com/jason2714/AI-CUP/blob/main/README.md" </w:delInstrText>
        </w:r>
        <w:r w:rsidR="008D371A" w:rsidDel="00B11A2D">
          <w:fldChar w:fldCharType="separate"/>
        </w:r>
        <w:r w:rsidRPr="00B11A2D" w:rsidDel="00B11A2D">
          <w:rPr>
            <w:rFonts w:cs="Gungsuh" w:hint="eastAsia"/>
            <w:lang w:val="en-US"/>
            <w:rPrChange w:id="64" w:author="user" w:date="2022-06-13T23:57:00Z">
              <w:rPr>
                <w:rStyle w:val="af9"/>
                <w:rFonts w:cs="Gungsuh" w:hint="eastAsia"/>
                <w:lang w:val="en-US"/>
              </w:rPr>
            </w:rPrChange>
          </w:rPr>
          <w:delText>RE</w:delText>
        </w:r>
        <w:bookmarkStart w:id="65" w:name="_GoBack"/>
        <w:bookmarkEnd w:id="65"/>
        <w:r w:rsidRPr="00B11A2D" w:rsidDel="00B11A2D">
          <w:rPr>
            <w:rFonts w:cs="Gungsuh" w:hint="eastAsia"/>
            <w:lang w:val="en-US"/>
            <w:rPrChange w:id="66" w:author="user" w:date="2022-06-13T23:57:00Z">
              <w:rPr>
                <w:rStyle w:val="af9"/>
                <w:rFonts w:cs="Gungsuh" w:hint="eastAsia"/>
                <w:lang w:val="en-US"/>
              </w:rPr>
            </w:rPrChange>
          </w:rPr>
          <w:delText>ADME.md</w:delText>
        </w:r>
        <w:r w:rsidR="008D371A" w:rsidDel="00B11A2D">
          <w:rPr>
            <w:rStyle w:val="af9"/>
            <w:rFonts w:cs="Gungsuh"/>
            <w:lang w:val="en-US"/>
          </w:rPr>
          <w:fldChar w:fldCharType="end"/>
        </w:r>
      </w:del>
      <w:ins w:id="67" w:author="user" w:date="2022-06-13T23:57:00Z">
        <w:r w:rsidR="00B11A2D" w:rsidRPr="00B11A2D">
          <w:rPr>
            <w:rFonts w:cs="Gungsuh" w:hint="eastAsia"/>
            <w:lang w:val="en-US"/>
            <w:rPrChange w:id="68" w:author="user" w:date="2022-06-13T23:57:00Z">
              <w:rPr>
                <w:rStyle w:val="af9"/>
                <w:rFonts w:cs="Gungsuh" w:hint="eastAsia"/>
                <w:lang w:val="en-US"/>
              </w:rPr>
            </w:rPrChange>
          </w:rPr>
          <w:t>README.md</w:t>
        </w:r>
      </w:ins>
      <w:r>
        <w:rPr>
          <w:rFonts w:cs="Gungsuh" w:hint="eastAsia"/>
          <w:lang w:val="en-US"/>
        </w:rPr>
        <w:t>。</w:t>
      </w:r>
    </w:p>
    <w:p w14:paraId="7328D489" w14:textId="006E93EB" w:rsidR="00D76F54" w:rsidRDefault="00D76F54" w:rsidP="00D76F54">
      <w:pPr>
        <w:spacing w:line="240" w:lineRule="auto"/>
        <w:rPr>
          <w:ins w:id="69" w:author="user" w:date="2022-06-13T16:54:00Z"/>
          <w:rFonts w:cs="Gungsuh"/>
          <w:lang w:val="en-US"/>
        </w:rPr>
      </w:pPr>
    </w:p>
    <w:p w14:paraId="3EE900A9" w14:textId="77777777" w:rsidR="00D76F54" w:rsidRPr="007A3C73" w:rsidRDefault="00D76F54" w:rsidP="00D76F54">
      <w:pPr>
        <w:spacing w:line="240" w:lineRule="auto"/>
        <w:rPr>
          <w:ins w:id="70" w:author="user" w:date="2022-06-13T16:54:00Z"/>
          <w:lang w:val="en-US"/>
        </w:rPr>
      </w:pPr>
      <w:ins w:id="71" w:author="user" w:date="2022-06-13T16:54:00Z">
        <w:r>
          <w:rPr>
            <w:rFonts w:hint="eastAsia"/>
          </w:rPr>
          <w:t>【</w:t>
        </w:r>
        <w:r w:rsidRPr="007A3C73">
          <w:rPr>
            <w:rFonts w:hint="eastAsia"/>
            <w:lang w:val="en-US"/>
          </w:rPr>
          <w:t>T</w:t>
        </w:r>
        <w:r>
          <w:rPr>
            <w:lang w:val="en-US"/>
          </w:rPr>
          <w:t>esting</w:t>
        </w:r>
        <w:r w:rsidRPr="007A3C73">
          <w:rPr>
            <w:lang w:val="en-US"/>
          </w:rPr>
          <w:t xml:space="preserve"> Time </w:t>
        </w:r>
        <w:r w:rsidRPr="007A3C73">
          <w:rPr>
            <w:rFonts w:hint="eastAsia"/>
            <w:lang w:val="en-US"/>
          </w:rPr>
          <w:t>D</w:t>
        </w:r>
        <w:r w:rsidRPr="007A3C73">
          <w:rPr>
            <w:lang w:val="en-US"/>
          </w:rPr>
          <w:t>ata Augmentation</w:t>
        </w:r>
        <w:r>
          <w:rPr>
            <w:rFonts w:hint="eastAsia"/>
          </w:rPr>
          <w:t>】</w:t>
        </w:r>
      </w:ins>
    </w:p>
    <w:p w14:paraId="0BCB2A5A" w14:textId="77777777" w:rsidR="00D76F54" w:rsidRPr="007A3C73" w:rsidRDefault="00D76F54" w:rsidP="00D76F54">
      <w:pPr>
        <w:spacing w:line="240" w:lineRule="auto"/>
        <w:rPr>
          <w:ins w:id="72" w:author="user" w:date="2022-06-13T16:54:00Z"/>
          <w:lang w:val="en-US"/>
        </w:rPr>
      </w:pPr>
      <w:ins w:id="73" w:author="user" w:date="2022-06-13T16:54:00Z">
        <w:r>
          <w:rPr>
            <w:rFonts w:hint="eastAsia"/>
            <w:lang w:val="en-US"/>
          </w:rPr>
          <w:t>(a)</w:t>
        </w:r>
        <w:r>
          <w:rPr>
            <w:lang w:val="en-US"/>
          </w:rPr>
          <w:t xml:space="preserve"> </w:t>
        </w:r>
        <w:r w:rsidRPr="007A3C73">
          <w:rPr>
            <w:lang w:val="en-US"/>
          </w:rPr>
          <w:t>MultiScaleFlipAug</w:t>
        </w:r>
      </w:ins>
    </w:p>
    <w:p w14:paraId="0C247D7D" w14:textId="77777777" w:rsidR="00D76F54" w:rsidRDefault="00D76F54" w:rsidP="00D76F54">
      <w:pPr>
        <w:spacing w:line="240" w:lineRule="auto"/>
        <w:ind w:leftChars="177" w:left="425" w:firstLine="568"/>
        <w:rPr>
          <w:ins w:id="74" w:author="user" w:date="2022-06-13T16:54:00Z"/>
          <w:lang w:val="en-US"/>
        </w:rPr>
      </w:pPr>
      <w:ins w:id="75" w:author="user" w:date="2022-06-13T16:54:00Z">
        <w:r>
          <w:rPr>
            <w:rFonts w:hint="eastAsia"/>
            <w:lang w:val="en-US"/>
          </w:rPr>
          <w:t>透過將同一張照片翻轉、縮放後投入模型得到複數預測結果，將所有預測結果匯總篩選出更高機率的預測框。</w:t>
        </w:r>
      </w:ins>
    </w:p>
    <w:p w14:paraId="6EEEE020" w14:textId="77777777" w:rsidR="00D76F54" w:rsidRDefault="00D76F54" w:rsidP="00D76F54">
      <w:pPr>
        <w:spacing w:line="240" w:lineRule="auto"/>
        <w:ind w:leftChars="177" w:left="425" w:firstLine="568"/>
        <w:rPr>
          <w:ins w:id="76" w:author="user" w:date="2022-06-13T16:54:00Z"/>
          <w:lang w:val="en-US"/>
        </w:rPr>
      </w:pPr>
      <w:ins w:id="77" w:author="user" w:date="2022-06-13T16:54:00Z">
        <w:r>
          <w:rPr>
            <w:rFonts w:hint="eastAsia"/>
            <w:lang w:val="en-US"/>
          </w:rPr>
          <w:t>其中我們在multi scale augmentation上採用了以下5種s</w:t>
        </w:r>
        <w:r>
          <w:rPr>
            <w:lang w:val="en-US"/>
          </w:rPr>
          <w:t>cale</w:t>
        </w:r>
        <w:r>
          <w:rPr>
            <w:rFonts w:hint="eastAsia"/>
            <w:lang w:val="en-US"/>
          </w:rPr>
          <w:t>的圖片投入模型後的輸出彙總成最終結果。</w:t>
        </w:r>
        <w:r w:rsidRPr="004B192C">
          <w:rPr>
            <w:lang w:val="en-US"/>
          </w:rPr>
          <w:t>[(858, 471), (943, 518), (1000, 565), (1115, 612), (1200, 660)]</w:t>
        </w:r>
        <w:r>
          <w:rPr>
            <w:rFonts w:hint="eastAsia"/>
            <w:lang w:val="en-US"/>
          </w:rPr>
          <w:t>。</w:t>
        </w:r>
      </w:ins>
    </w:p>
    <w:p w14:paraId="5D1922E9" w14:textId="77777777" w:rsidR="00D76F54" w:rsidRDefault="00D76F54" w:rsidP="00D76F54">
      <w:pPr>
        <w:spacing w:line="240" w:lineRule="auto"/>
        <w:ind w:leftChars="177" w:left="425" w:firstLine="568"/>
        <w:rPr>
          <w:ins w:id="78" w:author="user" w:date="2022-06-13T16:54:00Z"/>
          <w:lang w:val="en-US"/>
        </w:rPr>
      </w:pPr>
    </w:p>
    <w:p w14:paraId="2D2D537F" w14:textId="232024AB" w:rsidR="00D76F54" w:rsidRPr="00AA492A" w:rsidRDefault="00D76F54">
      <w:pPr>
        <w:spacing w:line="240" w:lineRule="auto"/>
        <w:rPr>
          <w:lang w:val="en-US"/>
          <w:rPrChange w:id="79" w:author="user" w:date="2022-06-13T16:55:00Z">
            <w:rPr>
              <w:rFonts w:cs="Gungsuh"/>
              <w:lang w:val="en-US"/>
            </w:rPr>
          </w:rPrChange>
        </w:rPr>
        <w:pPrChange w:id="80" w:author="user" w:date="2022-06-13T16:54:00Z">
          <w:pPr>
            <w:spacing w:line="240" w:lineRule="auto"/>
            <w:ind w:firstLine="720"/>
          </w:pPr>
        </w:pPrChange>
      </w:pPr>
      <w:ins w:id="81" w:author="user" w:date="2022-06-13T16:54:00Z">
        <w:r>
          <w:rPr>
            <w:rFonts w:hint="eastAsia"/>
            <w:lang w:val="en-US"/>
          </w:rPr>
          <w:t>(</w:t>
        </w:r>
        <w:r>
          <w:rPr>
            <w:lang w:val="en-US"/>
          </w:rPr>
          <w:t xml:space="preserve">b) </w:t>
        </w:r>
        <w:r w:rsidRPr="007A3C73">
          <w:rPr>
            <w:rFonts w:hint="eastAsia"/>
            <w:lang w:val="en-US"/>
          </w:rPr>
          <w:t>將nms改成soft_nms</w:t>
        </w:r>
        <w:r>
          <w:rPr>
            <w:rFonts w:hint="eastAsia"/>
            <w:lang w:val="en-US"/>
          </w:rPr>
          <w:t>，並將</w:t>
        </w:r>
        <w:r w:rsidRPr="007A3C73">
          <w:rPr>
            <w:rFonts w:hint="eastAsia"/>
            <w:lang w:val="en-US"/>
          </w:rPr>
          <w:t>max bbox per image改成比賽方提出的200</w:t>
        </w:r>
      </w:ins>
    </w:p>
    <w:p w14:paraId="472F75BB" w14:textId="77777777" w:rsidR="00750B17" w:rsidRPr="00750B17" w:rsidRDefault="00750B17" w:rsidP="00C00E3B">
      <w:pPr>
        <w:pStyle w:val="2"/>
        <w:spacing w:line="240" w:lineRule="auto"/>
        <w:rPr>
          <w:lang w:val="en-US"/>
        </w:rPr>
      </w:pPr>
      <w:r w:rsidRPr="00F204B4">
        <w:t>肆、訓練方式</w:t>
      </w:r>
    </w:p>
    <w:p w14:paraId="3AEBB3E8" w14:textId="77777777" w:rsidR="009534DA" w:rsidRDefault="00A21F67" w:rsidP="009534DA">
      <w:pPr>
        <w:pStyle w:val="Web"/>
        <w:spacing w:before="240" w:beforeAutospacing="0" w:after="0" w:afterAutospacing="0"/>
        <w:ind w:firstLine="720"/>
        <w:textAlignment w:val="baseline"/>
        <w:rPr>
          <w:ins w:id="82" w:author="user" w:date="2022-06-13T16:38:00Z"/>
          <w:rFonts w:ascii="Times New Roman" w:eastAsia="標楷體" w:hAnsi="Times New Roman" w:cs="Arial"/>
          <w:szCs w:val="22"/>
        </w:rPr>
      </w:pPr>
      <w:ins w:id="83" w:author="user" w:date="2022-06-13T16:24:00Z">
        <w:r>
          <w:rPr>
            <w:rFonts w:ascii="Times New Roman" w:eastAsia="標楷體" w:hAnsi="Times New Roman" w:cs="Arial" w:hint="eastAsia"/>
            <w:szCs w:val="22"/>
          </w:rPr>
          <w:t>我們在這次比賽</w:t>
        </w:r>
      </w:ins>
      <w:ins w:id="84" w:author="user" w:date="2022-06-13T16:34:00Z">
        <w:r w:rsidR="000B7C11">
          <w:rPr>
            <w:rFonts w:ascii="Times New Roman" w:eastAsia="標楷體" w:hAnsi="Times New Roman" w:cs="Arial" w:hint="eastAsia"/>
            <w:szCs w:val="22"/>
          </w:rPr>
          <w:t>找到</w:t>
        </w:r>
      </w:ins>
      <w:ins w:id="85" w:author="user" w:date="2022-06-13T16:24:00Z">
        <w:r>
          <w:rPr>
            <w:rFonts w:ascii="Times New Roman" w:eastAsia="標楷體" w:hAnsi="Times New Roman" w:cs="Arial" w:hint="eastAsia"/>
            <w:szCs w:val="22"/>
          </w:rPr>
          <w:t>能同時</w:t>
        </w:r>
      </w:ins>
      <w:ins w:id="86" w:author="user" w:date="2022-06-13T16:34:00Z">
        <w:r w:rsidR="000B7C11">
          <w:rPr>
            <w:rFonts w:ascii="Times New Roman" w:eastAsia="標楷體" w:hAnsi="Times New Roman" w:cs="Arial" w:hint="eastAsia"/>
            <w:szCs w:val="22"/>
          </w:rPr>
          <w:t>訓練</w:t>
        </w:r>
      </w:ins>
      <w:ins w:id="87" w:author="user" w:date="2022-06-13T16:25:00Z">
        <w:r>
          <w:rPr>
            <w:rFonts w:ascii="Times New Roman" w:eastAsia="標楷體" w:hAnsi="Times New Roman" w:cs="Arial"/>
            <w:szCs w:val="22"/>
          </w:rPr>
          <w:t xml:space="preserve">semantic segmentation </w:t>
        </w:r>
        <w:r>
          <w:rPr>
            <w:rFonts w:ascii="Times New Roman" w:eastAsia="標楷體" w:hAnsi="Times New Roman" w:cs="Arial" w:hint="eastAsia"/>
            <w:szCs w:val="22"/>
          </w:rPr>
          <w:t>和 object detection</w:t>
        </w:r>
      </w:ins>
      <w:ins w:id="88" w:author="user" w:date="2022-06-13T16:34:00Z">
        <w:r w:rsidR="000B7C11">
          <w:rPr>
            <w:rFonts w:ascii="Times New Roman" w:eastAsia="標楷體" w:hAnsi="Times New Roman" w:cs="Arial" w:hint="eastAsia"/>
            <w:szCs w:val="22"/>
          </w:rPr>
          <w:t>任務的模型</w:t>
        </w:r>
      </w:ins>
      <w:ins w:id="89" w:author="user" w:date="2022-06-13T16:36:00Z">
        <w:r w:rsidR="009534DA">
          <w:rPr>
            <w:rFonts w:ascii="Times New Roman" w:eastAsia="標楷體" w:hAnsi="Times New Roman" w:cs="Arial" w:hint="eastAsia"/>
            <w:szCs w:val="22"/>
          </w:rPr>
          <w:t>Hybrid Task Cascade</w:t>
        </w:r>
      </w:ins>
      <w:ins w:id="90" w:author="user" w:date="2022-06-13T16:25:00Z">
        <w:r>
          <w:rPr>
            <w:rFonts w:ascii="Times New Roman" w:eastAsia="標楷體" w:hAnsi="Times New Roman" w:cs="Arial" w:hint="eastAsia"/>
            <w:szCs w:val="22"/>
          </w:rPr>
          <w:t>，</w:t>
        </w:r>
      </w:ins>
      <w:ins w:id="91" w:author="user" w:date="2022-06-13T16:37:00Z">
        <w:r w:rsidR="009534DA">
          <w:rPr>
            <w:rFonts w:ascii="Times New Roman" w:eastAsia="標楷體" w:hAnsi="Times New Roman" w:cs="Arial" w:hint="eastAsia"/>
            <w:szCs w:val="22"/>
          </w:rPr>
          <w:t>配合CBN</w:t>
        </w:r>
        <w:r w:rsidR="009534DA">
          <w:rPr>
            <w:rFonts w:ascii="Times New Roman" w:eastAsia="標楷體" w:hAnsi="Times New Roman" w:cs="Arial"/>
            <w:szCs w:val="22"/>
          </w:rPr>
          <w:t>e</w:t>
        </w:r>
        <w:r w:rsidR="009534DA">
          <w:rPr>
            <w:rFonts w:ascii="Times New Roman" w:eastAsia="標楷體" w:hAnsi="Times New Roman" w:cs="Arial" w:hint="eastAsia"/>
            <w:szCs w:val="22"/>
          </w:rPr>
          <w:t>t</w:t>
        </w:r>
        <w:r w:rsidR="009534DA">
          <w:rPr>
            <w:rFonts w:ascii="Times New Roman" w:eastAsia="標楷體" w:hAnsi="Times New Roman" w:cs="Arial"/>
            <w:szCs w:val="22"/>
          </w:rPr>
          <w:t>V2</w:t>
        </w:r>
        <w:r w:rsidR="009534DA">
          <w:rPr>
            <w:rFonts w:ascii="Times New Roman" w:eastAsia="標楷體" w:hAnsi="Times New Roman" w:cs="Arial" w:hint="eastAsia"/>
            <w:szCs w:val="22"/>
          </w:rPr>
          <w:t>的訓練模式，</w:t>
        </w:r>
      </w:ins>
      <w:ins w:id="92" w:author="user" w:date="2022-06-13T16:38:00Z">
        <w:r w:rsidR="009534DA">
          <w:rPr>
            <w:rFonts w:ascii="Times New Roman" w:eastAsia="標楷體" w:hAnsi="Times New Roman" w:cs="Arial" w:hint="eastAsia"/>
            <w:szCs w:val="22"/>
          </w:rPr>
          <w:t>達到了約0.88的預測成果。</w:t>
        </w:r>
      </w:ins>
    </w:p>
    <w:p w14:paraId="326A103F" w14:textId="6EA829B3" w:rsidR="00B27F2C" w:rsidDel="00B818FC" w:rsidRDefault="009534DA" w:rsidP="00B27F2C">
      <w:pPr>
        <w:pStyle w:val="Web"/>
        <w:spacing w:before="240" w:beforeAutospacing="0" w:after="0" w:afterAutospacing="0"/>
        <w:ind w:firstLine="720"/>
        <w:textAlignment w:val="baseline"/>
        <w:rPr>
          <w:del w:id="93" w:author="user" w:date="2022-06-13T16:39:00Z"/>
          <w:rFonts w:ascii="Times New Roman" w:eastAsia="標楷體" w:hAnsi="Times New Roman" w:cs="Arial"/>
          <w:szCs w:val="22"/>
        </w:rPr>
      </w:pPr>
      <w:moveToRangeStart w:id="94" w:author="user" w:date="2022-06-13T16:38:00Z" w:name="move106030715"/>
      <w:moveTo w:id="95" w:author="user" w:date="2022-06-13T16:38:00Z">
        <w:r>
          <w:rPr>
            <w:rFonts w:ascii="Times New Roman" w:eastAsia="標楷體" w:hAnsi="Times New Roman" w:cs="Arial" w:hint="eastAsia"/>
            <w:szCs w:val="22"/>
          </w:rPr>
          <w:tab/>
          <w:t>Hybrid Task Cascade 架構具有兩個分支，一個負責 semantic segmentation，一個負責 object detection，為了充分利用該模型雙任務協同訓練的特長，我們將 semantic segmentation 標</w:t>
        </w:r>
        <w:proofErr w:type="gramStart"/>
        <w:r>
          <w:rPr>
            <w:rFonts w:ascii="Times New Roman" w:eastAsia="標楷體" w:hAnsi="Times New Roman" w:cs="Arial" w:hint="eastAsia"/>
            <w:szCs w:val="22"/>
          </w:rPr>
          <w:t>註</w:t>
        </w:r>
        <w:proofErr w:type="gramEnd"/>
        <w:r>
          <w:rPr>
            <w:rFonts w:ascii="Times New Roman" w:eastAsia="標楷體" w:hAnsi="Times New Roman" w:cs="Arial" w:hint="eastAsia"/>
            <w:szCs w:val="22"/>
          </w:rPr>
          <w:t>中的每一個病變的上下左右界找出來，創造出與 semantic segmentation 標註對應的bounding box投入object detection分支。</w:t>
        </w:r>
        <w:del w:id="96" w:author="user" w:date="2022-06-13T16:38:00Z">
          <w:r w:rsidDel="009534DA">
            <w:rPr>
              <w:rFonts w:ascii="Times New Roman" w:eastAsia="標楷體" w:hAnsi="Times New Roman" w:cs="Arial" w:hint="eastAsia"/>
              <w:szCs w:val="22"/>
              <w:lang w:val="zh-TW"/>
            </w:rPr>
            <w:delText>在第一階段</w:delText>
          </w:r>
        </w:del>
        <w:r>
          <w:rPr>
            <w:rFonts w:ascii="Times New Roman" w:eastAsia="標楷體" w:hAnsi="Times New Roman" w:cs="Arial" w:hint="eastAsia"/>
            <w:szCs w:val="22"/>
            <w:lang w:val="zh-TW"/>
          </w:rPr>
          <w:t>我們訓練了</w:t>
        </w:r>
      </w:moveTo>
      <w:ins w:id="97" w:author="user" w:date="2022-06-13T16:38:00Z">
        <w:r>
          <w:rPr>
            <w:rFonts w:ascii="Times New Roman" w:eastAsia="標楷體" w:hAnsi="Times New Roman" w:cs="Arial" w:hint="eastAsia"/>
            <w:szCs w:val="22"/>
            <w:lang w:val="zh-TW"/>
          </w:rPr>
          <w:t>約</w:t>
        </w:r>
        <w:r>
          <w:rPr>
            <w:rFonts w:ascii="Times New Roman" w:eastAsia="標楷體" w:hAnsi="Times New Roman" w:cs="Arial" w:hint="eastAsia"/>
            <w:szCs w:val="22"/>
          </w:rPr>
          <w:t>50</w:t>
        </w:r>
      </w:ins>
      <w:moveTo w:id="98" w:author="user" w:date="2022-06-13T16:38:00Z">
        <w:del w:id="99" w:author="user" w:date="2022-06-13T16:38:00Z">
          <w:r w:rsidDel="009534DA">
            <w:rPr>
              <w:rFonts w:ascii="Times New Roman" w:eastAsia="標楷體" w:hAnsi="Times New Roman" w:cs="Arial" w:hint="eastAsia"/>
              <w:szCs w:val="22"/>
            </w:rPr>
            <w:delText>12</w:delText>
          </w:r>
        </w:del>
        <w:proofErr w:type="gramStart"/>
        <w:r>
          <w:rPr>
            <w:rFonts w:ascii="Times New Roman" w:eastAsia="標楷體" w:hAnsi="Times New Roman" w:cs="Arial" w:hint="eastAsia"/>
            <w:szCs w:val="22"/>
            <w:lang w:val="zh-TW"/>
          </w:rPr>
          <w:t>個</w:t>
        </w:r>
        <w:proofErr w:type="gramEnd"/>
        <w:r>
          <w:rPr>
            <w:rFonts w:ascii="Times New Roman" w:eastAsia="標楷體" w:hAnsi="Times New Roman" w:cs="Arial" w:hint="eastAsia"/>
            <w:szCs w:val="22"/>
          </w:rPr>
          <w:t>epoch，其中learning rate初始值</w:t>
        </w:r>
        <w:r>
          <w:rPr>
            <w:rFonts w:ascii="Times New Roman" w:eastAsia="標楷體" w:hAnsi="Times New Roman" w:cs="Arial" w:hint="eastAsia"/>
            <w:szCs w:val="22"/>
            <w:lang w:val="zh-TW"/>
          </w:rPr>
          <w:t>為</w:t>
        </w:r>
        <w:r>
          <w:rPr>
            <w:rFonts w:ascii="Times New Roman" w:eastAsia="標楷體" w:hAnsi="Times New Roman" w:cs="Arial" w:hint="eastAsia"/>
            <w:szCs w:val="22"/>
          </w:rPr>
          <w:t>5e-5，分別第6、第10 epoch</w:t>
        </w:r>
        <w:proofErr w:type="gramStart"/>
        <w:r>
          <w:rPr>
            <w:rFonts w:ascii="Times New Roman" w:eastAsia="標楷體" w:hAnsi="Times New Roman" w:cs="Arial" w:hint="eastAsia"/>
            <w:szCs w:val="22"/>
          </w:rPr>
          <w:t>會乘</w:t>
        </w:r>
        <w:proofErr w:type="gramEnd"/>
        <w:r>
          <w:rPr>
            <w:rFonts w:ascii="Times New Roman" w:eastAsia="標楷體" w:hAnsi="Times New Roman" w:cs="Arial" w:hint="eastAsia"/>
            <w:szCs w:val="22"/>
          </w:rPr>
          <w:t>上0.1變小。</w:t>
        </w:r>
      </w:moveTo>
      <w:moveToRangeEnd w:id="94"/>
      <w:del w:id="100" w:author="user" w:date="2022-06-13T16:23:00Z">
        <w:r w:rsidR="00750B17" w:rsidDel="009D788B">
          <w:rPr>
            <w:rFonts w:ascii="Times New Roman" w:eastAsia="標楷體" w:hAnsi="Times New Roman" w:cs="Arial" w:hint="eastAsia"/>
            <w:szCs w:val="22"/>
            <w:lang w:val="zh-TW"/>
          </w:rPr>
          <w:delText>根據</w:delText>
        </w:r>
        <w:r w:rsidR="00750B17" w:rsidRPr="00750B17" w:rsidDel="009D788B">
          <w:rPr>
            <w:rFonts w:ascii="Times New Roman" w:eastAsia="標楷體" w:hAnsi="Times New Roman" w:cs="Arial"/>
            <w:szCs w:val="22"/>
          </w:rPr>
          <w:delText>papers with code</w:delText>
        </w:r>
        <w:r w:rsidR="00750B17" w:rsidRPr="00750B17" w:rsidDel="009D788B">
          <w:rPr>
            <w:rFonts w:ascii="Times New Roman" w:eastAsia="標楷體" w:hAnsi="Times New Roman" w:cs="Arial"/>
            <w:szCs w:val="22"/>
            <w:lang w:val="zh-TW"/>
          </w:rPr>
          <w:delText>中</w:delText>
        </w:r>
        <w:r w:rsidR="00750B17" w:rsidDel="009D788B">
          <w:rPr>
            <w:rFonts w:ascii="Times New Roman" w:eastAsia="標楷體" w:hAnsi="Times New Roman" w:cs="Arial" w:hint="eastAsia"/>
            <w:szCs w:val="22"/>
            <w:lang w:val="zh-TW"/>
          </w:rPr>
          <w:delText>在</w:delText>
        </w:r>
        <w:r w:rsidR="00750B17" w:rsidRPr="00750B17" w:rsidDel="009D788B">
          <w:rPr>
            <w:rFonts w:ascii="Times New Roman" w:eastAsia="標楷體" w:hAnsi="Times New Roman" w:cs="Arial" w:hint="eastAsia"/>
            <w:szCs w:val="22"/>
          </w:rPr>
          <w:delText>Ob</w:delText>
        </w:r>
        <w:r w:rsidR="00750B17" w:rsidRPr="00750B17" w:rsidDel="009D788B">
          <w:rPr>
            <w:rFonts w:ascii="Times New Roman" w:eastAsia="標楷體" w:hAnsi="Times New Roman" w:cs="Arial"/>
            <w:szCs w:val="22"/>
          </w:rPr>
          <w:delText>j</w:delText>
        </w:r>
        <w:r w:rsidR="00750B17" w:rsidDel="009D788B">
          <w:rPr>
            <w:rFonts w:ascii="Times New Roman" w:eastAsia="標楷體" w:hAnsi="Times New Roman" w:cs="Arial"/>
            <w:szCs w:val="22"/>
          </w:rPr>
          <w:delText>ect detection</w:delText>
        </w:r>
        <w:r w:rsidR="00750B17" w:rsidDel="009D788B">
          <w:rPr>
            <w:rFonts w:ascii="Times New Roman" w:eastAsia="標楷體" w:hAnsi="Times New Roman" w:cs="Arial" w:hint="eastAsia"/>
            <w:szCs w:val="22"/>
          </w:rPr>
          <w:delText>任務的排行榜，我們選定</w:delText>
        </w:r>
        <w:r w:rsidR="00750B17" w:rsidRPr="00750B17" w:rsidDel="009D788B">
          <w:rPr>
            <w:rFonts w:ascii="Times New Roman" w:eastAsia="標楷體" w:hAnsi="Times New Roman" w:cs="Arial"/>
            <w:szCs w:val="22"/>
            <w:lang w:val="zh-TW"/>
          </w:rPr>
          <w:delText>效果</w:delText>
        </w:r>
        <w:r w:rsidR="00750B17" w:rsidDel="009D788B">
          <w:rPr>
            <w:rFonts w:ascii="Times New Roman" w:eastAsia="標楷體" w:hAnsi="Times New Roman" w:cs="Arial" w:hint="eastAsia"/>
            <w:szCs w:val="22"/>
            <w:lang w:val="zh-TW"/>
          </w:rPr>
          <w:delText>不俗</w:delText>
        </w:r>
        <w:r w:rsidR="00750B17" w:rsidRPr="00750B17" w:rsidDel="009D788B">
          <w:rPr>
            <w:rFonts w:ascii="Times New Roman" w:eastAsia="標楷體" w:hAnsi="Times New Roman" w:cs="Arial"/>
            <w:szCs w:val="22"/>
            <w:lang w:val="zh-TW"/>
          </w:rPr>
          <w:delText>的</w:delText>
        </w:r>
        <w:r w:rsidR="00750B17" w:rsidRPr="00750B17" w:rsidDel="009D788B">
          <w:rPr>
            <w:rFonts w:ascii="Times New Roman" w:eastAsia="標楷體" w:hAnsi="Times New Roman" w:cs="Arial"/>
            <w:szCs w:val="22"/>
          </w:rPr>
          <w:delText>CBNetV2</w:delText>
        </w:r>
        <w:r w:rsidR="00750B17" w:rsidRPr="00750B17" w:rsidDel="009D788B">
          <w:rPr>
            <w:rFonts w:ascii="Times New Roman" w:eastAsia="標楷體" w:hAnsi="Times New Roman" w:cs="Arial"/>
            <w:szCs w:val="22"/>
            <w:lang w:val="zh-TW"/>
          </w:rPr>
          <w:delText>的架構</w:delText>
        </w:r>
        <w:r w:rsidR="00750B17" w:rsidDel="009D788B">
          <w:rPr>
            <w:rFonts w:ascii="Times New Roman" w:eastAsia="標楷體" w:hAnsi="Times New Roman" w:cs="Arial" w:hint="eastAsia"/>
            <w:szCs w:val="22"/>
            <w:lang w:val="zh-TW"/>
          </w:rPr>
          <w:delText>作為這次比賽的模型</w:delText>
        </w:r>
        <w:r w:rsidR="00750B17" w:rsidDel="009D788B">
          <w:rPr>
            <w:rFonts w:ascii="Times New Roman" w:eastAsia="標楷體" w:hAnsi="Times New Roman" w:cs="Arial" w:hint="eastAsia"/>
            <w:szCs w:val="22"/>
          </w:rPr>
          <w:delText>。</w:delText>
        </w:r>
      </w:del>
      <w:del w:id="101" w:author="user" w:date="2022-06-13T16:25:00Z">
        <w:r w:rsidR="00750B17" w:rsidDel="00A21F67">
          <w:rPr>
            <w:rFonts w:ascii="Times New Roman" w:eastAsia="標楷體" w:hAnsi="Times New Roman" w:cs="Arial" w:hint="eastAsia"/>
            <w:szCs w:val="22"/>
          </w:rPr>
          <w:delText>使用</w:delText>
        </w:r>
      </w:del>
      <w:del w:id="102" w:author="user" w:date="2022-06-13T16:39:00Z">
        <w:r w:rsidR="00750B17" w:rsidRPr="00750B17" w:rsidDel="00B818FC">
          <w:rPr>
            <w:rFonts w:ascii="Times New Roman" w:eastAsia="標楷體" w:hAnsi="Times New Roman" w:cs="Arial"/>
            <w:szCs w:val="22"/>
          </w:rPr>
          <w:delText xml:space="preserve">Hybrid Task Cascade </w:delText>
        </w:r>
        <w:r w:rsidR="00750B17" w:rsidDel="00B818FC">
          <w:rPr>
            <w:rFonts w:ascii="Times New Roman" w:eastAsia="標楷體" w:hAnsi="Times New Roman" w:cs="Arial" w:hint="eastAsia"/>
            <w:szCs w:val="22"/>
          </w:rPr>
          <w:delText>架構，</w:delText>
        </w:r>
      </w:del>
      <w:del w:id="103" w:author="user" w:date="2022-06-13T16:27:00Z">
        <w:r w:rsidR="00750B17" w:rsidDel="00A21F67">
          <w:rPr>
            <w:rFonts w:ascii="Times New Roman" w:eastAsia="標楷體" w:hAnsi="Times New Roman" w:cs="Arial" w:hint="eastAsia"/>
            <w:szCs w:val="22"/>
          </w:rPr>
          <w:delText>配合</w:delText>
        </w:r>
      </w:del>
      <w:del w:id="104" w:author="user" w:date="2022-06-13T16:39:00Z">
        <w:r w:rsidR="00750B17" w:rsidRPr="00750B17" w:rsidDel="00B818FC">
          <w:rPr>
            <w:rFonts w:ascii="Times New Roman" w:eastAsia="標楷體" w:hAnsi="Times New Roman" w:cs="Arial"/>
            <w:szCs w:val="22"/>
          </w:rPr>
          <w:delText>swin-transformer-B</w:delText>
        </w:r>
        <w:r w:rsidR="00750B17" w:rsidDel="00B818FC">
          <w:rPr>
            <w:rFonts w:ascii="Times New Roman" w:eastAsia="標楷體" w:hAnsi="Times New Roman" w:cs="Arial" w:hint="eastAsia"/>
            <w:szCs w:val="22"/>
          </w:rPr>
          <w:delText>的</w:delText>
        </w:r>
        <w:r w:rsidR="00750B17" w:rsidRPr="00750B17" w:rsidDel="00B818FC">
          <w:rPr>
            <w:rFonts w:ascii="Times New Roman" w:eastAsia="標楷體" w:hAnsi="Times New Roman" w:cs="Arial"/>
            <w:szCs w:val="22"/>
          </w:rPr>
          <w:delText>backbone</w:delText>
        </w:r>
        <w:r w:rsidR="00750B17" w:rsidDel="00B818FC">
          <w:rPr>
            <w:rFonts w:ascii="Times New Roman" w:eastAsia="標楷體" w:hAnsi="Times New Roman" w:cs="Arial" w:hint="eastAsia"/>
            <w:szCs w:val="22"/>
          </w:rPr>
          <w:delText>進行訓練</w:delText>
        </w:r>
      </w:del>
      <w:del w:id="105" w:author="user" w:date="2022-06-13T16:27:00Z">
        <w:r w:rsidR="003759D9" w:rsidDel="00A21F67">
          <w:rPr>
            <w:rFonts w:ascii="Times New Roman" w:eastAsia="標楷體" w:hAnsi="Times New Roman" w:cs="Arial" w:hint="eastAsia"/>
            <w:szCs w:val="22"/>
          </w:rPr>
          <w:delText>，</w:delText>
        </w:r>
        <w:r w:rsidR="00A21F67" w:rsidDel="00A21F67">
          <w:rPr>
            <w:rFonts w:ascii="Times New Roman" w:eastAsia="標楷體" w:hAnsi="Times New Roman" w:cs="Arial" w:hint="eastAsia"/>
            <w:szCs w:val="22"/>
          </w:rPr>
          <w:delText>並使用</w:delText>
        </w:r>
      </w:del>
      <w:del w:id="106" w:author="user" w:date="2022-06-13T16:39:00Z">
        <w:r w:rsidR="003759D9" w:rsidDel="00B818FC">
          <w:rPr>
            <w:rFonts w:ascii="Times New Roman" w:eastAsia="標楷體" w:hAnsi="Times New Roman" w:cs="Arial" w:hint="eastAsia"/>
            <w:szCs w:val="22"/>
          </w:rPr>
          <w:delText>CBNe</w:delText>
        </w:r>
        <w:r w:rsidR="003759D9" w:rsidDel="00B818FC">
          <w:rPr>
            <w:rFonts w:ascii="Times New Roman" w:eastAsia="標楷體" w:hAnsi="Times New Roman" w:cs="Arial"/>
            <w:szCs w:val="22"/>
          </w:rPr>
          <w:delText>tV2</w:delText>
        </w:r>
        <w:r w:rsidR="003759D9" w:rsidDel="00B818FC">
          <w:rPr>
            <w:rFonts w:ascii="Times New Roman" w:eastAsia="標楷體" w:hAnsi="Times New Roman" w:cs="Arial" w:hint="eastAsia"/>
            <w:szCs w:val="22"/>
          </w:rPr>
          <w:delText>的預訓練參數進行finetune，</w:delText>
        </w:r>
        <w:r w:rsidR="003759D9" w:rsidRPr="003759D9" w:rsidDel="00B818FC">
          <w:rPr>
            <w:rFonts w:ascii="Times New Roman" w:eastAsia="標楷體" w:hAnsi="Times New Roman" w:cs="Arial" w:hint="eastAsia"/>
            <w:szCs w:val="22"/>
          </w:rPr>
          <w:delText>預訓練模型細節</w:delText>
        </w:r>
        <w:r w:rsidR="003759D9" w:rsidDel="00B818FC">
          <w:rPr>
            <w:rFonts w:ascii="Times New Roman" w:eastAsia="標楷體" w:hAnsi="Times New Roman" w:cs="Arial" w:hint="eastAsia"/>
            <w:szCs w:val="22"/>
          </w:rPr>
          <w:delText>在</w:delText>
        </w:r>
        <w:r w:rsidR="00673418" w:rsidDel="00B818FC">
          <w:rPr>
            <w:rFonts w:ascii="Times New Roman" w:eastAsia="標楷體" w:hAnsi="Times New Roman" w:cs="Arial" w:hint="eastAsia"/>
            <w:szCs w:val="22"/>
          </w:rPr>
          <w:delText>本報告的第一部分詳細介紹。</w:delText>
        </w:r>
      </w:del>
    </w:p>
    <w:p w14:paraId="41AA8A25" w14:textId="1C10F5FB" w:rsidR="00750B17" w:rsidDel="009534DA" w:rsidRDefault="00750B17" w:rsidP="00C00E3B">
      <w:pPr>
        <w:pStyle w:val="Web"/>
        <w:spacing w:before="240" w:beforeAutospacing="0" w:after="0" w:afterAutospacing="0"/>
        <w:ind w:firstLine="720"/>
        <w:textAlignment w:val="baseline"/>
        <w:rPr>
          <w:del w:id="107" w:author="user" w:date="2022-06-13T16:36:00Z"/>
          <w:rFonts w:ascii="Times New Roman" w:eastAsia="標楷體" w:hAnsi="Times New Roman" w:cs="Arial"/>
          <w:szCs w:val="22"/>
        </w:rPr>
      </w:pPr>
      <w:del w:id="108" w:author="user" w:date="2022-06-13T16:36:00Z">
        <w:r w:rsidDel="009534DA">
          <w:rPr>
            <w:rFonts w:ascii="Times New Roman" w:eastAsia="標楷體" w:hAnsi="Times New Roman" w:cs="Arial" w:hint="eastAsia"/>
            <w:szCs w:val="22"/>
          </w:rPr>
          <w:delText xml:space="preserve">原本我們試圖直接使用比賽官方提供的 </w:delText>
        </w:r>
        <w:r w:rsidDel="009534DA">
          <w:rPr>
            <w:rFonts w:ascii="Times New Roman" w:eastAsia="標楷體" w:hAnsi="Times New Roman" w:cs="Arial"/>
            <w:szCs w:val="22"/>
          </w:rPr>
          <w:delText xml:space="preserve">semantic segmentation </w:delText>
        </w:r>
        <w:r w:rsidDel="009534DA">
          <w:rPr>
            <w:rFonts w:ascii="Times New Roman" w:eastAsia="標楷體" w:hAnsi="Times New Roman" w:cs="Arial" w:hint="eastAsia"/>
            <w:szCs w:val="22"/>
          </w:rPr>
          <w:delText>和 object detection的標註協同訓練，但發現兩個任務的標註資料並非一一對應，因此最後我們設計了兩階段的訓練流程先後利用了s</w:delText>
        </w:r>
        <w:r w:rsidDel="009534DA">
          <w:rPr>
            <w:rFonts w:ascii="Times New Roman" w:eastAsia="標楷體" w:hAnsi="Times New Roman" w:cs="Arial"/>
            <w:szCs w:val="22"/>
          </w:rPr>
          <w:delText>egmentation</w:delText>
        </w:r>
        <w:r w:rsidDel="009534DA">
          <w:rPr>
            <w:rFonts w:ascii="Times New Roman" w:eastAsia="標楷體" w:hAnsi="Times New Roman" w:cs="Arial" w:hint="eastAsia"/>
            <w:szCs w:val="22"/>
          </w:rPr>
          <w:delText>和object detection的標註資料。</w:delText>
        </w:r>
      </w:del>
    </w:p>
    <w:p w14:paraId="468296F1" w14:textId="341A53D9" w:rsidR="00750B17" w:rsidDel="009534DA" w:rsidRDefault="00750B17" w:rsidP="00C00E3B">
      <w:pPr>
        <w:pStyle w:val="Web"/>
        <w:spacing w:before="240" w:beforeAutospacing="0" w:after="0" w:afterAutospacing="0"/>
        <w:textAlignment w:val="baseline"/>
        <w:rPr>
          <w:del w:id="109" w:author="user" w:date="2022-06-13T16:38:00Z"/>
          <w:rFonts w:ascii="Times New Roman" w:eastAsia="標楷體" w:hAnsi="Times New Roman" w:cs="Arial"/>
          <w:szCs w:val="22"/>
        </w:rPr>
      </w:pPr>
      <w:del w:id="110" w:author="user" w:date="2022-06-13T16:38:00Z">
        <w:r w:rsidDel="009534DA">
          <w:rPr>
            <w:rFonts w:ascii="Times New Roman" w:eastAsia="標楷體" w:hAnsi="Times New Roman" w:cs="Arial" w:hint="eastAsia"/>
            <w:szCs w:val="22"/>
          </w:rPr>
          <w:delText xml:space="preserve">1. 先使用 </w:delText>
        </w:r>
        <w:r w:rsidDel="009534DA">
          <w:rPr>
            <w:rFonts w:ascii="Times New Roman" w:eastAsia="標楷體" w:hAnsi="Times New Roman" w:cs="Arial"/>
            <w:szCs w:val="22"/>
          </w:rPr>
          <w:delText xml:space="preserve">semantic </w:delText>
        </w:r>
        <w:r w:rsidDel="009534DA">
          <w:rPr>
            <w:rFonts w:ascii="Times New Roman" w:eastAsia="標楷體" w:hAnsi="Times New Roman" w:cs="Arial" w:hint="eastAsia"/>
            <w:szCs w:val="22"/>
          </w:rPr>
          <w:delText>segmentation的標註進行訓練</w:delText>
        </w:r>
      </w:del>
    </w:p>
    <w:p w14:paraId="783D076B" w14:textId="7433922F" w:rsidR="000637C6" w:rsidDel="009534DA" w:rsidRDefault="000637C6" w:rsidP="00C00E3B">
      <w:pPr>
        <w:pStyle w:val="Web"/>
        <w:spacing w:before="240" w:beforeAutospacing="0" w:after="0" w:afterAutospacing="0"/>
        <w:textAlignment w:val="baseline"/>
        <w:rPr>
          <w:del w:id="111" w:author="user" w:date="2022-06-13T16:37:00Z"/>
          <w:rFonts w:ascii="Times New Roman" w:eastAsia="標楷體" w:hAnsi="Times New Roman" w:cs="Arial"/>
          <w:szCs w:val="22"/>
        </w:rPr>
      </w:pPr>
      <w:moveFromRangeStart w:id="112" w:author="user" w:date="2022-06-13T16:38:00Z" w:name="move106030715"/>
      <w:moveFrom w:id="113" w:author="user" w:date="2022-06-13T16:38:00Z">
        <w:r w:rsidDel="009534DA">
          <w:rPr>
            <w:rFonts w:ascii="Times New Roman" w:eastAsia="標楷體" w:hAnsi="Times New Roman" w:cs="Arial" w:hint="eastAsia"/>
            <w:szCs w:val="22"/>
          </w:rPr>
          <w:tab/>
          <w:t>Hybrid Task Cascade 架構具有兩個分支，一個負責 semantic segmentation，一個負責 object detection，為了充分利用該模型雙任務協同訓練的特長，我們將 semantic segmentation 標註中的每一個病變的上下左右界找出來，創造出與 semantic segmentation 標註對應的bounding box投入object detection分支。</w:t>
        </w:r>
        <w:r w:rsidDel="009534DA">
          <w:rPr>
            <w:rFonts w:ascii="Times New Roman" w:eastAsia="標楷體" w:hAnsi="Times New Roman" w:cs="Arial" w:hint="eastAsia"/>
            <w:szCs w:val="22"/>
            <w:lang w:val="zh-TW"/>
          </w:rPr>
          <w:t>在第一階段我們訓練了</w:t>
        </w:r>
        <w:r w:rsidDel="009534DA">
          <w:rPr>
            <w:rFonts w:ascii="Times New Roman" w:eastAsia="標楷體" w:hAnsi="Times New Roman" w:cs="Arial" w:hint="eastAsia"/>
            <w:szCs w:val="22"/>
          </w:rPr>
          <w:t>12</w:t>
        </w:r>
        <w:r w:rsidDel="009534DA">
          <w:rPr>
            <w:rFonts w:ascii="Times New Roman" w:eastAsia="標楷體" w:hAnsi="Times New Roman" w:cs="Arial" w:hint="eastAsia"/>
            <w:szCs w:val="22"/>
            <w:lang w:val="zh-TW"/>
          </w:rPr>
          <w:t>個</w:t>
        </w:r>
        <w:r w:rsidDel="009534DA">
          <w:rPr>
            <w:rFonts w:ascii="Times New Roman" w:eastAsia="標楷體" w:hAnsi="Times New Roman" w:cs="Arial" w:hint="eastAsia"/>
            <w:szCs w:val="22"/>
          </w:rPr>
          <w:t>epoch，其中learning rate初始值</w:t>
        </w:r>
        <w:r w:rsidDel="009534DA">
          <w:rPr>
            <w:rFonts w:ascii="Times New Roman" w:eastAsia="標楷體" w:hAnsi="Times New Roman" w:cs="Arial" w:hint="eastAsia"/>
            <w:szCs w:val="22"/>
            <w:lang w:val="zh-TW"/>
          </w:rPr>
          <w:t>為</w:t>
        </w:r>
        <w:r w:rsidDel="009534DA">
          <w:rPr>
            <w:rFonts w:ascii="Times New Roman" w:eastAsia="標楷體" w:hAnsi="Times New Roman" w:cs="Arial" w:hint="eastAsia"/>
            <w:szCs w:val="22"/>
          </w:rPr>
          <w:t>5e-5，分別第6、第10 epoch會乘上0.1變小。</w:t>
        </w:r>
      </w:moveFrom>
      <w:moveFromRangeEnd w:id="112"/>
    </w:p>
    <w:p w14:paraId="58528071" w14:textId="7BA598A6" w:rsidR="000637C6" w:rsidDel="009534DA" w:rsidRDefault="000637C6">
      <w:pPr>
        <w:pStyle w:val="Web"/>
        <w:spacing w:before="240" w:beforeAutospacing="0" w:after="0" w:afterAutospacing="0"/>
        <w:textAlignment w:val="baseline"/>
        <w:rPr>
          <w:del w:id="114" w:author="user" w:date="2022-06-13T16:37:00Z"/>
          <w:rFonts w:ascii="Times New Roman" w:eastAsia="標楷體" w:hAnsi="Times New Roman" w:cs="Arial"/>
          <w:szCs w:val="22"/>
        </w:rPr>
      </w:pPr>
      <w:del w:id="115" w:author="user" w:date="2022-06-13T16:37:00Z">
        <w:r w:rsidDel="009534DA">
          <w:rPr>
            <w:rFonts w:ascii="Times New Roman" w:eastAsia="標楷體" w:hAnsi="Times New Roman" w:cs="Arial" w:hint="eastAsia"/>
            <w:szCs w:val="22"/>
          </w:rPr>
          <w:delText>2. 單純使用object detection的分支進行訓練</w:delText>
        </w:r>
      </w:del>
    </w:p>
    <w:p w14:paraId="6F61A564" w14:textId="01842ADE" w:rsidR="00B27F2C" w:rsidRPr="00164B40" w:rsidDel="00E95270" w:rsidRDefault="000637C6">
      <w:pPr>
        <w:pStyle w:val="Web"/>
        <w:spacing w:before="240" w:beforeAutospacing="0" w:after="0" w:afterAutospacing="0"/>
        <w:textAlignment w:val="baseline"/>
        <w:rPr>
          <w:del w:id="116" w:author="user" w:date="2022-06-13T16:41:00Z"/>
          <w:rFonts w:ascii="Times New Roman" w:eastAsia="標楷體" w:hAnsi="Times New Roman" w:cs="Arial"/>
          <w:szCs w:val="22"/>
        </w:rPr>
        <w:pPrChange w:id="117" w:author="user" w:date="2022-06-13T16:37:00Z">
          <w:pPr>
            <w:pStyle w:val="Web"/>
            <w:spacing w:before="240" w:beforeAutospacing="0" w:after="0" w:afterAutospacing="0"/>
            <w:ind w:firstLine="720"/>
            <w:textAlignment w:val="baseline"/>
          </w:pPr>
        </w:pPrChange>
      </w:pPr>
      <w:del w:id="118" w:author="user" w:date="2022-06-13T16:37:00Z">
        <w:r w:rsidDel="009534DA">
          <w:rPr>
            <w:rFonts w:ascii="Times New Roman" w:eastAsia="標楷體" w:hAnsi="Times New Roman" w:cs="Arial" w:hint="eastAsia"/>
            <w:szCs w:val="22"/>
            <w:lang w:val="zh-TW"/>
          </w:rPr>
          <w:delText>我們移除</w:delText>
        </w:r>
        <w:r w:rsidDel="009534DA">
          <w:rPr>
            <w:rFonts w:ascii="Times New Roman" w:eastAsia="標楷體" w:hAnsi="Times New Roman" w:cs="Arial" w:hint="eastAsia"/>
            <w:szCs w:val="22"/>
          </w:rPr>
          <w:delText>semantic segmentation</w:delText>
        </w:r>
        <w:r w:rsidDel="009534DA">
          <w:rPr>
            <w:rFonts w:ascii="Times New Roman" w:eastAsia="標楷體" w:hAnsi="Times New Roman" w:cs="Arial" w:hint="eastAsia"/>
            <w:szCs w:val="22"/>
            <w:lang w:val="zh-TW"/>
          </w:rPr>
          <w:delText>的</w:delText>
        </w:r>
        <w:r w:rsidDel="009534DA">
          <w:rPr>
            <w:rFonts w:ascii="Times New Roman" w:eastAsia="標楷體" w:hAnsi="Times New Roman" w:cs="Arial" w:hint="eastAsia"/>
            <w:szCs w:val="22"/>
          </w:rPr>
          <w:delText>roi head model，讓模型在後期專注訓練object detection</w:delText>
        </w:r>
        <w:r w:rsidDel="009534DA">
          <w:rPr>
            <w:rFonts w:ascii="Times New Roman" w:eastAsia="標楷體" w:hAnsi="Times New Roman" w:cs="Arial" w:hint="eastAsia"/>
            <w:szCs w:val="22"/>
            <w:lang w:val="zh-TW"/>
          </w:rPr>
          <w:delText>部分</w:delText>
        </w:r>
        <w:r w:rsidDel="009534DA">
          <w:rPr>
            <w:rFonts w:ascii="Times New Roman" w:eastAsia="標楷體" w:hAnsi="Times New Roman" w:cs="Arial" w:hint="eastAsia"/>
            <w:szCs w:val="22"/>
          </w:rPr>
          <w:delText>，</w:delText>
        </w:r>
        <w:r w:rsidDel="009534DA">
          <w:rPr>
            <w:rFonts w:ascii="Times New Roman" w:eastAsia="標楷體" w:hAnsi="Times New Roman" w:cs="Arial" w:hint="eastAsia"/>
            <w:szCs w:val="22"/>
            <w:lang w:val="zh-TW"/>
          </w:rPr>
          <w:delText>這一階段我們使用的資料與第一階段不同</w:delText>
        </w:r>
        <w:r w:rsidDel="009534DA">
          <w:rPr>
            <w:rFonts w:ascii="Times New Roman" w:eastAsia="標楷體" w:hAnsi="Times New Roman" w:cs="Arial" w:hint="eastAsia"/>
            <w:szCs w:val="22"/>
          </w:rPr>
          <w:delText>，</w:delText>
        </w:r>
        <w:r w:rsidDel="009534DA">
          <w:rPr>
            <w:rFonts w:ascii="Times New Roman" w:eastAsia="標楷體" w:hAnsi="Times New Roman" w:cs="Arial" w:hint="eastAsia"/>
            <w:szCs w:val="22"/>
            <w:lang w:val="zh-TW"/>
          </w:rPr>
          <w:delText>為官方提供的</w:delText>
        </w:r>
        <w:r w:rsidDel="009534DA">
          <w:rPr>
            <w:rFonts w:ascii="Times New Roman" w:eastAsia="標楷體" w:hAnsi="Times New Roman" w:cs="Arial" w:hint="eastAsia"/>
            <w:szCs w:val="22"/>
          </w:rPr>
          <w:delText>object detection</w:delText>
        </w:r>
        <w:r w:rsidDel="009534DA">
          <w:rPr>
            <w:rFonts w:ascii="Times New Roman" w:eastAsia="標楷體" w:hAnsi="Times New Roman" w:cs="Arial" w:hint="eastAsia"/>
            <w:szCs w:val="22"/>
            <w:lang w:val="zh-TW"/>
          </w:rPr>
          <w:delText>標註</w:delText>
        </w:r>
        <w:r w:rsidDel="009534DA">
          <w:rPr>
            <w:rFonts w:ascii="Times New Roman" w:eastAsia="標楷體" w:hAnsi="Times New Roman" w:cs="Arial" w:hint="eastAsia"/>
            <w:szCs w:val="22"/>
          </w:rPr>
          <w:delText>，</w:delText>
        </w:r>
        <w:r w:rsidDel="009534DA">
          <w:rPr>
            <w:rFonts w:ascii="Times New Roman" w:eastAsia="標楷體" w:hAnsi="Times New Roman" w:cs="Arial" w:hint="eastAsia"/>
            <w:szCs w:val="22"/>
            <w:lang w:val="zh-TW"/>
          </w:rPr>
          <w:delText>而非從</w:delText>
        </w:r>
        <w:r w:rsidDel="009534DA">
          <w:rPr>
            <w:rFonts w:ascii="Times New Roman" w:eastAsia="標楷體" w:hAnsi="Times New Roman" w:cs="Arial" w:hint="eastAsia"/>
            <w:szCs w:val="22"/>
          </w:rPr>
          <w:delText>semantic segmentation</w:delText>
        </w:r>
        <w:r w:rsidDel="009534DA">
          <w:rPr>
            <w:rFonts w:ascii="Times New Roman" w:eastAsia="標楷體" w:hAnsi="Times New Roman" w:cs="Arial" w:hint="eastAsia"/>
            <w:szCs w:val="22"/>
            <w:lang w:val="zh-TW"/>
          </w:rPr>
          <w:delText>衍伸而來的資料</w:delText>
        </w:r>
        <w:r w:rsidDel="009534DA">
          <w:rPr>
            <w:rFonts w:ascii="Times New Roman" w:eastAsia="標楷體" w:hAnsi="Times New Roman" w:cs="Arial" w:hint="eastAsia"/>
            <w:szCs w:val="22"/>
          </w:rPr>
          <w:delText>。我們在第二階段訓練了6</w:delText>
        </w:r>
        <w:r w:rsidDel="009534DA">
          <w:rPr>
            <w:rFonts w:ascii="Times New Roman" w:eastAsia="標楷體" w:hAnsi="Times New Roman" w:cs="Arial" w:hint="eastAsia"/>
            <w:szCs w:val="22"/>
            <w:lang w:val="zh-TW"/>
          </w:rPr>
          <w:delText>個</w:delText>
        </w:r>
        <w:r w:rsidDel="009534DA">
          <w:rPr>
            <w:rFonts w:ascii="Times New Roman" w:eastAsia="標楷體" w:hAnsi="Times New Roman" w:cs="Arial" w:hint="eastAsia"/>
            <w:szCs w:val="22"/>
          </w:rPr>
          <w:delText>epoch，其中learning rate初始值</w:delText>
        </w:r>
        <w:r w:rsidDel="009534DA">
          <w:rPr>
            <w:rFonts w:ascii="Times New Roman" w:eastAsia="標楷體" w:hAnsi="Times New Roman" w:cs="Arial" w:hint="eastAsia"/>
            <w:szCs w:val="22"/>
            <w:lang w:val="zh-TW"/>
          </w:rPr>
          <w:delText>為</w:delText>
        </w:r>
        <w:r w:rsidDel="009534DA">
          <w:rPr>
            <w:rFonts w:ascii="Times New Roman" w:eastAsia="標楷體" w:hAnsi="Times New Roman" w:cs="Arial" w:hint="eastAsia"/>
            <w:szCs w:val="22"/>
          </w:rPr>
          <w:delText>2e-5 ，分別第3、第5 epoch會乘上0.1變小。</w:delText>
        </w:r>
      </w:del>
    </w:p>
    <w:p w14:paraId="4DF0F04B" w14:textId="77777777" w:rsidR="000E282D" w:rsidRDefault="000E282D">
      <w:pPr>
        <w:pStyle w:val="Web"/>
        <w:spacing w:before="240" w:beforeAutospacing="0" w:after="0" w:afterAutospacing="0"/>
        <w:textAlignment w:val="baseline"/>
        <w:rPr>
          <w:sz w:val="28"/>
          <w:szCs w:val="32"/>
        </w:rPr>
        <w:pPrChange w:id="119" w:author="user" w:date="2022-06-13T16:41:00Z">
          <w:pPr>
            <w:spacing w:line="240" w:lineRule="auto"/>
          </w:pPr>
        </w:pPrChange>
      </w:pPr>
      <w:del w:id="120" w:author="user" w:date="2022-06-13T16:41:00Z">
        <w:r w:rsidDel="00E95270">
          <w:br w:type="page"/>
        </w:r>
      </w:del>
    </w:p>
    <w:p w14:paraId="5349B559" w14:textId="1117825D" w:rsidR="000B5D41" w:rsidRPr="00F204B4" w:rsidRDefault="00750B17" w:rsidP="00C00E3B">
      <w:pPr>
        <w:pStyle w:val="2"/>
        <w:spacing w:line="240" w:lineRule="auto"/>
      </w:pPr>
      <w:r w:rsidRPr="00F204B4">
        <w:t>伍、分析與結論</w:t>
      </w:r>
    </w:p>
    <w:p w14:paraId="4DBF027B" w14:textId="77777777" w:rsidR="0040731A" w:rsidRPr="00F204B4" w:rsidRDefault="0040731A" w:rsidP="00C00E3B">
      <w:pPr>
        <w:spacing w:line="240" w:lineRule="auto"/>
        <w:ind w:firstLine="720"/>
      </w:pPr>
      <w:r w:rsidRPr="00F204B4">
        <w:t>我們在 CBNetV2 預設的參數配置之上，調整以下超參數，觀察結果決定最終配置。</w:t>
      </w:r>
    </w:p>
    <w:p w14:paraId="33CEF8C8" w14:textId="4D4989EA" w:rsidR="0040731A" w:rsidRPr="00F204B4" w:rsidRDefault="0040731A" w:rsidP="00C00E3B">
      <w:pPr>
        <w:spacing w:line="240" w:lineRule="auto"/>
        <w:rPr>
          <w:lang w:val="en-US"/>
        </w:rPr>
      </w:pPr>
      <w:r w:rsidRPr="00F204B4">
        <w:t>【</w:t>
      </w:r>
      <w:ins w:id="121" w:author="user" w:date="2022-06-13T16:43:00Z">
        <w:r w:rsidR="009429E8">
          <w:rPr>
            <w:rFonts w:hint="eastAsia"/>
          </w:rPr>
          <w:t>針對object detection分支修改</w:t>
        </w:r>
        <w:r w:rsidR="009429E8">
          <w:rPr>
            <w:rFonts w:cs="Times New Roman"/>
            <w:lang w:val="en-US"/>
          </w:rPr>
          <w:t>a</w:t>
        </w:r>
      </w:ins>
      <w:del w:id="122" w:author="user" w:date="2022-06-13T16:43:00Z">
        <w:r w:rsidRPr="00F204B4" w:rsidDel="009429E8">
          <w:rPr>
            <w:rFonts w:cs="Times New Roman"/>
            <w:lang w:val="en-US"/>
          </w:rPr>
          <w:delText>A</w:delText>
        </w:r>
      </w:del>
      <w:r w:rsidRPr="00F204B4">
        <w:rPr>
          <w:rFonts w:cs="Times New Roman"/>
          <w:lang w:val="en-US"/>
        </w:rPr>
        <w:t>nchor box</w:t>
      </w:r>
      <w:ins w:id="123" w:author="user" w:date="2022-06-13T16:44:00Z">
        <w:r w:rsidR="009429E8">
          <w:rPr>
            <w:rFonts w:cs="Times New Roman"/>
            <w:lang w:val="en-US"/>
          </w:rPr>
          <w:t xml:space="preserve"> ratio</w:t>
        </w:r>
      </w:ins>
      <w:r w:rsidRPr="00F204B4">
        <w:t>】</w:t>
      </w:r>
    </w:p>
    <w:p w14:paraId="262AF12A" w14:textId="5AE9219E" w:rsidR="0040731A" w:rsidRPr="00F204B4" w:rsidRDefault="0040731A" w:rsidP="00C00E3B">
      <w:pPr>
        <w:spacing w:line="240" w:lineRule="auto"/>
        <w:rPr>
          <w:rFonts w:cs="Times New Roman"/>
          <w:lang w:val="en-US"/>
        </w:rPr>
      </w:pPr>
      <w:r w:rsidRPr="00F60C72">
        <w:rPr>
          <w:rFonts w:cs="Gungsuh" w:hint="eastAsia"/>
          <w:lang w:val="en-US"/>
        </w:rPr>
        <w:t>(a)</w:t>
      </w:r>
      <w:ins w:id="124" w:author="user" w:date="2022-06-13T16:41:00Z">
        <w:r w:rsidR="009429E8">
          <w:rPr>
            <w:rFonts w:cs="Gungsuh"/>
            <w:lang w:val="en-US"/>
          </w:rPr>
          <w:t xml:space="preserve"> </w:t>
        </w:r>
      </w:ins>
      <w:r w:rsidRPr="00F204B4">
        <w:rPr>
          <w:rFonts w:cs="Gungsuh"/>
        </w:rPr>
        <w:t>更改</w:t>
      </w:r>
      <w:r w:rsidRPr="00F204B4">
        <w:rPr>
          <w:lang w:val="en-US"/>
        </w:rPr>
        <w:t>anchor box ratio</w:t>
      </w:r>
    </w:p>
    <w:p w14:paraId="320B1074" w14:textId="3CBBA222" w:rsidR="00471990" w:rsidRDefault="0040731A" w:rsidP="0099041E">
      <w:pPr>
        <w:spacing w:line="240" w:lineRule="auto"/>
        <w:ind w:firstLine="720"/>
        <w:rPr>
          <w:ins w:id="125" w:author="user" w:date="2022-06-13T16:42:00Z"/>
          <w:rFonts w:cs="Gungsuh"/>
        </w:rPr>
      </w:pPr>
      <w:r w:rsidRPr="00F204B4">
        <w:rPr>
          <w:rFonts w:cs="Gungsuh"/>
        </w:rPr>
        <w:t>我們認為更多樣的</w:t>
      </w:r>
      <w:r w:rsidRPr="0040731A">
        <w:rPr>
          <w:rFonts w:cs="Gungsuh"/>
          <w:lang w:val="en-US"/>
        </w:rPr>
        <w:t xml:space="preserve"> anchor box ratio </w:t>
      </w:r>
      <w:r w:rsidRPr="00F204B4">
        <w:rPr>
          <w:rFonts w:cs="Gungsuh"/>
        </w:rPr>
        <w:t>能更有效地捕捉不同長寬比的病變部分</w:t>
      </w:r>
      <w:r w:rsidR="00CD5FB2" w:rsidRPr="00CD5FB2">
        <w:rPr>
          <w:rFonts w:cs="Gungsuh" w:hint="eastAsia"/>
          <w:lang w:val="en-US"/>
        </w:rPr>
        <w:t>，</w:t>
      </w:r>
      <w:r w:rsidR="00CD5FB2">
        <w:rPr>
          <w:rFonts w:cs="Gungsuh" w:hint="eastAsia"/>
          <w:lang w:val="en-US"/>
        </w:rPr>
        <w:t>因此我們將anchor box ratio的數量</w:t>
      </w:r>
      <w:r w:rsidRPr="00F204B4">
        <w:rPr>
          <w:rFonts w:cs="Gungsuh"/>
        </w:rPr>
        <w:t>從</w:t>
      </w:r>
      <w:r w:rsidRPr="00CD5FB2">
        <w:rPr>
          <w:rFonts w:cs="Gungsuh"/>
          <w:lang w:val="en-US"/>
        </w:rPr>
        <w:t xml:space="preserve"> </w:t>
      </w:r>
      <w:r w:rsidRPr="00CD5FB2">
        <w:rPr>
          <w:lang w:val="en-US"/>
        </w:rPr>
        <w:t xml:space="preserve">3 </w:t>
      </w:r>
      <w:proofErr w:type="gramStart"/>
      <w:r w:rsidRPr="00F204B4">
        <w:rPr>
          <w:rFonts w:cs="Gungsuh"/>
        </w:rPr>
        <w:t>個</w:t>
      </w:r>
      <w:proofErr w:type="gramEnd"/>
      <w:r w:rsidRPr="00F204B4">
        <w:rPr>
          <w:rFonts w:cs="Gungsuh"/>
        </w:rPr>
        <w:t>改成</w:t>
      </w:r>
      <w:r w:rsidR="005D31C6" w:rsidRPr="00CD5FB2">
        <w:rPr>
          <w:rFonts w:cs="Gungsuh" w:hint="eastAsia"/>
          <w:lang w:val="en-US"/>
        </w:rPr>
        <w:t xml:space="preserve"> </w:t>
      </w:r>
      <w:r w:rsidRPr="00CD5FB2">
        <w:rPr>
          <w:lang w:val="en-US"/>
        </w:rPr>
        <w:t>5</w:t>
      </w:r>
      <w:r w:rsidR="005D31C6" w:rsidRPr="00CD5FB2">
        <w:rPr>
          <w:rFonts w:hint="eastAsia"/>
          <w:lang w:val="en-US"/>
        </w:rPr>
        <w:t xml:space="preserve"> </w:t>
      </w:r>
      <w:r w:rsidRPr="00F204B4">
        <w:rPr>
          <w:rFonts w:cs="Gungsuh"/>
        </w:rPr>
        <w:t>個</w:t>
      </w:r>
      <w:r w:rsidRPr="00CD5FB2">
        <w:rPr>
          <w:rFonts w:cs="Gungsuh"/>
          <w:lang w:val="en-US"/>
        </w:rPr>
        <w:t>，</w:t>
      </w:r>
      <w:r w:rsidRPr="00F204B4">
        <w:rPr>
          <w:rFonts w:cs="Gungsuh"/>
        </w:rPr>
        <w:t>並將</w:t>
      </w:r>
      <w:r w:rsidR="00CD5FB2">
        <w:rPr>
          <w:rFonts w:cs="Gungsuh" w:hint="eastAsia"/>
        </w:rPr>
        <w:t>標記資料的</w:t>
      </w:r>
      <w:r w:rsidRPr="00CD5FB2">
        <w:rPr>
          <w:rFonts w:cs="Gungsuh"/>
          <w:lang w:val="en-US"/>
        </w:rPr>
        <w:t>anchor box ratio</w:t>
      </w:r>
      <w:r w:rsidR="00A46380" w:rsidRPr="00CD5FB2">
        <w:rPr>
          <w:rFonts w:cs="Gungsuh" w:hint="eastAsia"/>
          <w:lang w:val="en-US"/>
        </w:rPr>
        <w:t xml:space="preserve"> </w:t>
      </w:r>
      <w:r w:rsidRPr="00F204B4">
        <w:rPr>
          <w:rFonts w:cs="Gungsuh"/>
        </w:rPr>
        <w:t>從小到大</w:t>
      </w:r>
      <w:proofErr w:type="gramStart"/>
      <w:r w:rsidRPr="00F204B4">
        <w:rPr>
          <w:rFonts w:cs="Gungsuh"/>
        </w:rPr>
        <w:t>排列</w:t>
      </w:r>
      <w:r w:rsidR="00CD5FB2">
        <w:rPr>
          <w:rFonts w:cs="Gungsuh" w:hint="eastAsia"/>
        </w:rPr>
        <w:t>取</w:t>
      </w:r>
      <w:proofErr w:type="gramEnd"/>
      <w:r w:rsidR="00471990">
        <w:rPr>
          <w:rFonts w:cs="Gungsuh" w:hint="eastAsia"/>
        </w:rPr>
        <w:t>第</w:t>
      </w:r>
      <w:r w:rsidR="00471990" w:rsidRPr="00471990">
        <w:rPr>
          <w:rFonts w:cs="Gungsuh" w:hint="eastAsia"/>
          <w:lang w:val="en-US"/>
        </w:rPr>
        <w:t xml:space="preserve"> [</w:t>
      </w:r>
      <w:r w:rsidR="00471990" w:rsidRPr="00471990">
        <w:rPr>
          <w:rFonts w:cs="Gungsuh"/>
          <w:lang w:val="en-US"/>
        </w:rPr>
        <w:t>16.6</w:t>
      </w:r>
      <w:r w:rsidR="00471990">
        <w:rPr>
          <w:rFonts w:cs="Gungsuh" w:hint="eastAsia"/>
          <w:lang w:val="en-US"/>
        </w:rPr>
        <w:t>%</w:t>
      </w:r>
      <w:r w:rsidR="00471990" w:rsidRPr="00471990">
        <w:rPr>
          <w:rFonts w:cs="Gungsuh"/>
          <w:lang w:val="en-US"/>
        </w:rPr>
        <w:t>, 33.3</w:t>
      </w:r>
      <w:r w:rsidR="00471990">
        <w:rPr>
          <w:rFonts w:cs="Gungsuh" w:hint="eastAsia"/>
          <w:lang w:val="en-US"/>
        </w:rPr>
        <w:t>%</w:t>
      </w:r>
      <w:r w:rsidR="00471990" w:rsidRPr="00471990">
        <w:rPr>
          <w:rFonts w:cs="Gungsuh"/>
          <w:lang w:val="en-US"/>
        </w:rPr>
        <w:t>, 50.0</w:t>
      </w:r>
      <w:r w:rsidR="00471990">
        <w:rPr>
          <w:rFonts w:cs="Gungsuh" w:hint="eastAsia"/>
          <w:lang w:val="en-US"/>
        </w:rPr>
        <w:t>%</w:t>
      </w:r>
      <w:r w:rsidR="00471990" w:rsidRPr="00471990">
        <w:rPr>
          <w:rFonts w:cs="Gungsuh"/>
          <w:lang w:val="en-US"/>
        </w:rPr>
        <w:t>, 66.</w:t>
      </w:r>
      <w:r w:rsidR="00471990">
        <w:rPr>
          <w:rFonts w:cs="Gungsuh"/>
          <w:lang w:val="en-US"/>
        </w:rPr>
        <w:t>7%</w:t>
      </w:r>
      <w:r w:rsidR="00471990" w:rsidRPr="00471990">
        <w:rPr>
          <w:rFonts w:cs="Gungsuh"/>
          <w:lang w:val="en-US"/>
        </w:rPr>
        <w:t>, 83.3</w:t>
      </w:r>
      <w:r w:rsidR="00471990">
        <w:rPr>
          <w:rFonts w:cs="Gungsuh"/>
          <w:lang w:val="en-US"/>
        </w:rPr>
        <w:t>%</w:t>
      </w:r>
      <w:r w:rsidR="00471990">
        <w:rPr>
          <w:rFonts w:cs="Gungsuh" w:hint="eastAsia"/>
          <w:lang w:val="en-US"/>
        </w:rPr>
        <w:t>]</w:t>
      </w:r>
      <w:r w:rsidR="00471990">
        <w:rPr>
          <w:rFonts w:cs="Gungsuh"/>
          <w:lang w:val="en-US"/>
        </w:rPr>
        <w:t xml:space="preserve"> </w:t>
      </w:r>
      <w:r w:rsidR="00471990">
        <w:rPr>
          <w:rFonts w:cs="Gungsuh" w:hint="eastAsia"/>
          <w:lang w:val="en-US"/>
        </w:rPr>
        <w:t xml:space="preserve">位置的數值，其分別為 </w:t>
      </w:r>
      <w:r w:rsidRPr="00CD5FB2">
        <w:rPr>
          <w:rFonts w:cs="Gungsuh"/>
          <w:lang w:val="en-US"/>
        </w:rPr>
        <w:t>[0.78, 0.92, 1.0, 1.2, 1.41]</w:t>
      </w:r>
      <w:r>
        <w:rPr>
          <w:rFonts w:cs="Gungsuh" w:hint="eastAsia"/>
        </w:rPr>
        <w:t>。</w:t>
      </w:r>
    </w:p>
    <w:p w14:paraId="0547D63C" w14:textId="77777777" w:rsidR="009429E8" w:rsidRPr="0099041E" w:rsidRDefault="009429E8" w:rsidP="0099041E">
      <w:pPr>
        <w:spacing w:line="240" w:lineRule="auto"/>
        <w:ind w:firstLine="720"/>
        <w:rPr>
          <w:rFonts w:cs="Gungsuh"/>
        </w:rPr>
      </w:pPr>
    </w:p>
    <w:p w14:paraId="42E23DDC" w14:textId="4D255379" w:rsidR="0040731A" w:rsidRPr="00F204B4" w:rsidRDefault="0040731A" w:rsidP="00C00E3B">
      <w:pPr>
        <w:spacing w:line="240" w:lineRule="auto"/>
        <w:rPr>
          <w:rFonts w:cs="Times New Roman"/>
        </w:rPr>
      </w:pPr>
      <w:r>
        <w:rPr>
          <w:rFonts w:cs="Gungsuh" w:hint="eastAsia"/>
        </w:rPr>
        <w:t>(</w:t>
      </w:r>
      <w:r>
        <w:rPr>
          <w:rFonts w:cs="Gungsuh"/>
        </w:rPr>
        <w:t>b)</w:t>
      </w:r>
      <w:r w:rsidR="006803C8">
        <w:rPr>
          <w:rFonts w:cs="Gungsuh" w:hint="eastAsia"/>
        </w:rPr>
        <w:t xml:space="preserve"> </w:t>
      </w:r>
      <w:r w:rsidRPr="00F204B4">
        <w:rPr>
          <w:rFonts w:cs="Times New Roman"/>
        </w:rPr>
        <w:t>anchor box size</w:t>
      </w:r>
    </w:p>
    <w:p w14:paraId="3E24FC19" w14:textId="3058A6CE" w:rsidR="0040731A" w:rsidRPr="0099041E" w:rsidRDefault="0040731A" w:rsidP="0099041E">
      <w:pPr>
        <w:spacing w:line="240" w:lineRule="auto"/>
        <w:ind w:firstLine="720"/>
        <w:rPr>
          <w:rFonts w:cs="Times New Roman"/>
        </w:rPr>
      </w:pPr>
      <w:r w:rsidRPr="00EE640A">
        <w:rPr>
          <w:rFonts w:cs="Arial Unicode MS"/>
          <w:szCs w:val="24"/>
        </w:rPr>
        <w:lastRenderedPageBreak/>
        <w:t>我</w:t>
      </w:r>
      <w:r>
        <w:rPr>
          <w:rFonts w:cs="Arial Unicode MS" w:hint="eastAsia"/>
          <w:szCs w:val="24"/>
        </w:rPr>
        <w:t>們</w:t>
      </w:r>
      <w:r w:rsidRPr="00EE640A">
        <w:rPr>
          <w:rFonts w:cs="Arial Unicode MS"/>
          <w:szCs w:val="24"/>
        </w:rPr>
        <w:t>統計了所有</w:t>
      </w:r>
      <w:r w:rsidR="0045083B">
        <w:rPr>
          <w:rFonts w:cs="Arial Unicode MS" w:hint="eastAsia"/>
          <w:szCs w:val="24"/>
        </w:rPr>
        <w:t xml:space="preserve"> </w:t>
      </w:r>
      <w:r w:rsidRPr="00EE640A">
        <w:rPr>
          <w:rFonts w:cs="Arial Unicode MS"/>
          <w:szCs w:val="24"/>
        </w:rPr>
        <w:t>bounding box</w:t>
      </w:r>
      <w:r w:rsidR="0045083B">
        <w:rPr>
          <w:rFonts w:cs="Arial Unicode MS" w:hint="eastAsia"/>
          <w:szCs w:val="24"/>
        </w:rPr>
        <w:t xml:space="preserve"> </w:t>
      </w:r>
      <w:r w:rsidRPr="00EE640A">
        <w:rPr>
          <w:rFonts w:cs="Arial Unicode MS"/>
          <w:szCs w:val="24"/>
        </w:rPr>
        <w:t>的</w:t>
      </w:r>
      <w:r w:rsidR="0045083B">
        <w:rPr>
          <w:rFonts w:cs="Arial Unicode MS" w:hint="eastAsia"/>
          <w:szCs w:val="24"/>
        </w:rPr>
        <w:t xml:space="preserve"> </w:t>
      </w:r>
      <w:r w:rsidRPr="00EE640A">
        <w:rPr>
          <w:rFonts w:cs="Arial Unicode MS"/>
          <w:szCs w:val="24"/>
        </w:rPr>
        <w:t>hegiht 、width 的數量</w:t>
      </w:r>
      <w:r>
        <w:rPr>
          <w:rFonts w:cs="Arial Unicode MS" w:hint="eastAsia"/>
          <w:szCs w:val="24"/>
        </w:rPr>
        <w:t>，以此獲得</w:t>
      </w:r>
      <w:r w:rsidR="0045083B">
        <w:rPr>
          <w:rFonts w:cs="Arial Unicode MS" w:hint="eastAsia"/>
          <w:szCs w:val="24"/>
        </w:rPr>
        <w:t xml:space="preserve"> </w:t>
      </w:r>
      <w:r w:rsidRPr="00EE640A">
        <w:rPr>
          <w:rFonts w:cs="Arial Unicode MS"/>
          <w:szCs w:val="24"/>
        </w:rPr>
        <w:t>bounding box 的大小分布。如</w:t>
      </w:r>
      <w:r>
        <w:rPr>
          <w:rFonts w:cs="Arial Unicode MS" w:hint="eastAsia"/>
          <w:szCs w:val="24"/>
        </w:rPr>
        <w:t>表格</w:t>
      </w:r>
      <w:r w:rsidR="00A567A2">
        <w:rPr>
          <w:rFonts w:cs="Arial Unicode MS" w:hint="eastAsia"/>
          <w:szCs w:val="24"/>
        </w:rPr>
        <w:t xml:space="preserve"> </w:t>
      </w:r>
      <w:r>
        <w:rPr>
          <w:rFonts w:cs="Arial Unicode MS" w:hint="eastAsia"/>
          <w:szCs w:val="24"/>
        </w:rPr>
        <w:t>2、3</w:t>
      </w:r>
      <w:r w:rsidR="00A567A2">
        <w:rPr>
          <w:rFonts w:cs="Arial Unicode MS" w:hint="eastAsia"/>
          <w:szCs w:val="24"/>
        </w:rPr>
        <w:t xml:space="preserve"> </w:t>
      </w:r>
      <w:r w:rsidRPr="00EE640A">
        <w:rPr>
          <w:rFonts w:cs="Arial Unicode MS"/>
          <w:szCs w:val="24"/>
        </w:rPr>
        <w:t>所顯示。我們發現大多數的bounding box 長寬大小都集中在100左右。在height 的統計中，height 為100單位長度的bounding box 總共佔據了84%。而 width 為</w:t>
      </w:r>
      <w:r w:rsidR="00DF79E2">
        <w:rPr>
          <w:rFonts w:cs="Arial Unicode MS" w:hint="eastAsia"/>
          <w:szCs w:val="24"/>
        </w:rPr>
        <w:t xml:space="preserve"> </w:t>
      </w:r>
      <w:r w:rsidRPr="00EE640A">
        <w:rPr>
          <w:rFonts w:cs="Arial Unicode MS"/>
          <w:szCs w:val="24"/>
        </w:rPr>
        <w:t>100</w:t>
      </w:r>
      <w:r w:rsidR="00DF79E2">
        <w:rPr>
          <w:rFonts w:cs="Arial Unicode MS" w:hint="eastAsia"/>
          <w:szCs w:val="24"/>
        </w:rPr>
        <w:t xml:space="preserve"> </w:t>
      </w:r>
      <w:r w:rsidRPr="00EE640A">
        <w:rPr>
          <w:rFonts w:cs="Arial Unicode MS"/>
          <w:szCs w:val="24"/>
        </w:rPr>
        <w:t>單位長度的bounding box 總共佔據了</w:t>
      </w:r>
      <w:r w:rsidR="006803C8">
        <w:rPr>
          <w:rFonts w:cs="Arial Unicode MS" w:hint="eastAsia"/>
          <w:szCs w:val="24"/>
        </w:rPr>
        <w:t xml:space="preserve"> </w:t>
      </w:r>
      <w:r w:rsidRPr="00EE640A">
        <w:rPr>
          <w:rFonts w:cs="Arial Unicode MS"/>
          <w:szCs w:val="24"/>
        </w:rPr>
        <w:t>84</w:t>
      </w:r>
      <w:r w:rsidR="006803C8">
        <w:rPr>
          <w:rFonts w:cs="Arial Unicode MS" w:hint="eastAsia"/>
          <w:szCs w:val="24"/>
        </w:rPr>
        <w:t xml:space="preserve"> </w:t>
      </w:r>
      <w:r w:rsidRPr="00EE640A">
        <w:rPr>
          <w:rFonts w:cs="Arial Unicode MS"/>
          <w:szCs w:val="24"/>
        </w:rPr>
        <w:t>%</w:t>
      </w:r>
      <w:r w:rsidR="00471990">
        <w:rPr>
          <w:rFonts w:cs="Arial Unicode MS" w:hint="eastAsia"/>
          <w:szCs w:val="24"/>
        </w:rPr>
        <w:t>。</w:t>
      </w:r>
      <w:r w:rsidR="00471990" w:rsidRPr="00F204B4">
        <w:rPr>
          <w:rFonts w:cs="Gungsuh"/>
        </w:rPr>
        <w:t>因為</w:t>
      </w:r>
      <w:r w:rsidR="00471990">
        <w:rPr>
          <w:rFonts w:cs="Gungsuh" w:hint="eastAsia"/>
        </w:rPr>
        <w:t>發現多數</w:t>
      </w:r>
      <w:r w:rsidR="00471990" w:rsidRPr="00F204B4">
        <w:rPr>
          <w:rFonts w:cs="Gungsuh"/>
        </w:rPr>
        <w:t>train data中的bbox size偏小, 所以</w:t>
      </w:r>
      <w:r w:rsidR="00471990">
        <w:rPr>
          <w:rFonts w:cs="Gungsuh" w:hint="eastAsia"/>
        </w:rPr>
        <w:t>我們將</w:t>
      </w:r>
      <w:r w:rsidR="00471990" w:rsidRPr="00F204B4">
        <w:rPr>
          <w:rFonts w:cs="Gungsuh"/>
        </w:rPr>
        <w:t>base size從8改成4</w:t>
      </w:r>
      <w:r w:rsidR="00471990">
        <w:rPr>
          <w:rFonts w:cs="Gungsuh" w:hint="eastAsia"/>
        </w:rPr>
        <w:t>，更好地適應這次的任務。</w:t>
      </w:r>
    </w:p>
    <w:p w14:paraId="612267C7" w14:textId="77777777" w:rsidR="0099041E" w:rsidRDefault="0099041E" w:rsidP="00C00E3B">
      <w:pPr>
        <w:pStyle w:val="af0"/>
        <w:spacing w:line="240" w:lineRule="auto"/>
      </w:pPr>
    </w:p>
    <w:p w14:paraId="2BE81423" w14:textId="1A62F374" w:rsidR="0040731A" w:rsidRPr="00471990" w:rsidRDefault="0040731A" w:rsidP="00C00E3B">
      <w:pPr>
        <w:pStyle w:val="af0"/>
        <w:spacing w:line="240" w:lineRule="auto"/>
        <w:rPr>
          <w:lang w:val="en-US"/>
        </w:rPr>
      </w:pPr>
      <w:r>
        <w:rPr>
          <w:rFonts w:hint="eastAsia"/>
        </w:rPr>
        <w:t>表格</w:t>
      </w:r>
      <w:r w:rsidRPr="00471990">
        <w:rPr>
          <w:rFonts w:hint="eastAsia"/>
          <w:lang w:val="en-US"/>
        </w:rPr>
        <w:t xml:space="preserve"> </w:t>
      </w:r>
      <w:r w:rsidR="00471990" w:rsidRPr="00471990">
        <w:rPr>
          <w:rFonts w:hint="eastAsia"/>
          <w:lang w:val="en-US"/>
        </w:rPr>
        <w:t>2</w:t>
      </w:r>
      <w:r w:rsidRPr="00471990">
        <w:rPr>
          <w:rFonts w:hint="eastAsia"/>
          <w:lang w:val="en-US"/>
        </w:rPr>
        <w:t xml:space="preserve"> </w:t>
      </w:r>
      <w:r w:rsidR="00471990" w:rsidRPr="00471990">
        <w:rPr>
          <w:lang w:val="en-US"/>
        </w:rPr>
        <w:t>bounding box</w:t>
      </w:r>
      <w:r w:rsidR="00471990" w:rsidRPr="00471990">
        <w:rPr>
          <w:rFonts w:hint="eastAsia"/>
          <w:lang w:val="en-US"/>
        </w:rPr>
        <w:t xml:space="preserve"> </w:t>
      </w:r>
      <w:r w:rsidRPr="00471990">
        <w:rPr>
          <w:rFonts w:hint="eastAsia"/>
          <w:lang w:val="en-US"/>
        </w:rPr>
        <w:t>w</w:t>
      </w:r>
      <w:r w:rsidRPr="00471990">
        <w:rPr>
          <w:lang w:val="en-US"/>
        </w:rPr>
        <w:t>idth frequency</w:t>
      </w:r>
    </w:p>
    <w:tbl>
      <w:tblPr>
        <w:tblW w:w="82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12"/>
        <w:gridCol w:w="880"/>
        <w:gridCol w:w="881"/>
        <w:gridCol w:w="881"/>
        <w:gridCol w:w="881"/>
        <w:gridCol w:w="881"/>
        <w:gridCol w:w="881"/>
        <w:gridCol w:w="881"/>
        <w:gridCol w:w="1134"/>
      </w:tblGrid>
      <w:tr w:rsidR="00A84F83" w:rsidRPr="00F204B4" w14:paraId="2A269204" w14:textId="77777777" w:rsidTr="00A84F83">
        <w:trPr>
          <w:trHeight w:val="177"/>
        </w:trPr>
        <w:tc>
          <w:tcPr>
            <w:tcW w:w="9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96061" w14:textId="77777777" w:rsidR="00A84F83" w:rsidRPr="00F204B4" w:rsidRDefault="00A84F83" w:rsidP="00C00E3B">
            <w:pPr>
              <w:spacing w:line="240" w:lineRule="auto"/>
            </w:pPr>
            <w:r w:rsidRPr="00F204B4">
              <w:rPr>
                <w:rFonts w:cs="Arial Unicode MS"/>
              </w:rPr>
              <w:t>大小</w:t>
            </w:r>
          </w:p>
        </w:tc>
        <w:tc>
          <w:tcPr>
            <w:tcW w:w="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31EA9" w14:textId="77777777" w:rsidR="00A84F83" w:rsidRPr="00F204B4" w:rsidRDefault="00A84F83" w:rsidP="00C00E3B">
            <w:pPr>
              <w:spacing w:line="240" w:lineRule="auto"/>
            </w:pPr>
            <w:r w:rsidRPr="00F204B4">
              <w:t>100</w:t>
            </w:r>
          </w:p>
        </w:tc>
        <w:tc>
          <w:tcPr>
            <w:tcW w:w="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C26CB" w14:textId="77777777" w:rsidR="00A84F83" w:rsidRPr="00F204B4" w:rsidRDefault="00A84F83" w:rsidP="00C00E3B">
            <w:pPr>
              <w:spacing w:line="240" w:lineRule="auto"/>
            </w:pPr>
            <w:r w:rsidRPr="00F204B4">
              <w:t>200</w:t>
            </w:r>
          </w:p>
        </w:tc>
        <w:tc>
          <w:tcPr>
            <w:tcW w:w="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9002E" w14:textId="77777777" w:rsidR="00A84F83" w:rsidRPr="00F204B4" w:rsidRDefault="00A84F83" w:rsidP="00C00E3B">
            <w:pPr>
              <w:spacing w:line="240" w:lineRule="auto"/>
            </w:pPr>
            <w:r w:rsidRPr="00F204B4">
              <w:t>300</w:t>
            </w:r>
          </w:p>
        </w:tc>
        <w:tc>
          <w:tcPr>
            <w:tcW w:w="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8B4A9" w14:textId="77777777" w:rsidR="00A84F83" w:rsidRPr="00F204B4" w:rsidRDefault="00A84F83" w:rsidP="00C00E3B">
            <w:pPr>
              <w:spacing w:line="240" w:lineRule="auto"/>
            </w:pPr>
            <w:r w:rsidRPr="00F204B4">
              <w:t>400</w:t>
            </w:r>
          </w:p>
        </w:tc>
        <w:tc>
          <w:tcPr>
            <w:tcW w:w="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789F8" w14:textId="77777777" w:rsidR="00A84F83" w:rsidRPr="00F204B4" w:rsidRDefault="00A84F83" w:rsidP="00C00E3B">
            <w:pPr>
              <w:spacing w:line="240" w:lineRule="auto"/>
            </w:pPr>
            <w:r w:rsidRPr="00F204B4">
              <w:t>500</w:t>
            </w:r>
          </w:p>
        </w:tc>
        <w:tc>
          <w:tcPr>
            <w:tcW w:w="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4A904" w14:textId="77777777" w:rsidR="00A84F83" w:rsidRPr="00F204B4" w:rsidRDefault="00A84F83" w:rsidP="00C00E3B">
            <w:pPr>
              <w:spacing w:line="240" w:lineRule="auto"/>
            </w:pPr>
            <w:r w:rsidRPr="00F204B4">
              <w:t>600</w:t>
            </w:r>
          </w:p>
        </w:tc>
        <w:tc>
          <w:tcPr>
            <w:tcW w:w="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4C196" w14:textId="77777777" w:rsidR="00A84F83" w:rsidRPr="00F204B4" w:rsidRDefault="00A84F83" w:rsidP="00C00E3B">
            <w:pPr>
              <w:spacing w:line="240" w:lineRule="auto"/>
            </w:pPr>
            <w:r w:rsidRPr="00F204B4">
              <w:t>700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0FF7F" w14:textId="1099066C" w:rsidR="00A84F83" w:rsidRPr="00F204B4" w:rsidRDefault="00A84F83" w:rsidP="00C00E3B">
            <w:pPr>
              <w:spacing w:line="240" w:lineRule="auto"/>
            </w:pPr>
            <w:r w:rsidRPr="00F204B4">
              <w:t>800</w:t>
            </w:r>
            <w:r>
              <w:rPr>
                <w:rFonts w:hint="eastAsia"/>
              </w:rPr>
              <w:t>以上</w:t>
            </w:r>
          </w:p>
        </w:tc>
      </w:tr>
      <w:tr w:rsidR="00A84F83" w:rsidRPr="00F204B4" w14:paraId="34E482AB" w14:textId="77777777" w:rsidTr="00A84F83">
        <w:trPr>
          <w:trHeight w:val="71"/>
        </w:trPr>
        <w:tc>
          <w:tcPr>
            <w:tcW w:w="9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C65FE" w14:textId="77777777" w:rsidR="00A84F83" w:rsidRPr="00F204B4" w:rsidRDefault="00A84F83" w:rsidP="00C00E3B">
            <w:pPr>
              <w:spacing w:line="240" w:lineRule="auto"/>
            </w:pPr>
            <w:r w:rsidRPr="00F204B4">
              <w:rPr>
                <w:rFonts w:cs="Arial Unicode MS"/>
              </w:rPr>
              <w:t>數量</w:t>
            </w:r>
          </w:p>
        </w:tc>
        <w:tc>
          <w:tcPr>
            <w:tcW w:w="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18023" w14:textId="77777777" w:rsidR="00A84F83" w:rsidRPr="00F204B4" w:rsidRDefault="00A84F83" w:rsidP="00C00E3B">
            <w:pPr>
              <w:spacing w:line="240" w:lineRule="auto"/>
            </w:pPr>
            <w:r w:rsidRPr="00F204B4">
              <w:t>1532</w:t>
            </w:r>
          </w:p>
        </w:tc>
        <w:tc>
          <w:tcPr>
            <w:tcW w:w="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DA7C3" w14:textId="77777777" w:rsidR="00A84F83" w:rsidRPr="00F204B4" w:rsidRDefault="00A84F83" w:rsidP="00C00E3B">
            <w:pPr>
              <w:spacing w:line="240" w:lineRule="auto"/>
            </w:pPr>
            <w:r w:rsidRPr="00F204B4">
              <w:t>929</w:t>
            </w:r>
          </w:p>
        </w:tc>
        <w:tc>
          <w:tcPr>
            <w:tcW w:w="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9D702" w14:textId="77777777" w:rsidR="00A84F83" w:rsidRPr="00F204B4" w:rsidRDefault="00A84F83" w:rsidP="00C00E3B">
            <w:pPr>
              <w:spacing w:line="240" w:lineRule="auto"/>
            </w:pPr>
            <w:r w:rsidRPr="00F204B4">
              <w:t>205</w:t>
            </w:r>
          </w:p>
        </w:tc>
        <w:tc>
          <w:tcPr>
            <w:tcW w:w="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A222C" w14:textId="77777777" w:rsidR="00A84F83" w:rsidRPr="00F204B4" w:rsidRDefault="00A84F83" w:rsidP="00C00E3B">
            <w:pPr>
              <w:spacing w:line="240" w:lineRule="auto"/>
            </w:pPr>
            <w:r w:rsidRPr="00F204B4">
              <w:t>74</w:t>
            </w:r>
          </w:p>
        </w:tc>
        <w:tc>
          <w:tcPr>
            <w:tcW w:w="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DBF8A" w14:textId="77777777" w:rsidR="00A84F83" w:rsidRPr="00F204B4" w:rsidRDefault="00A84F83" w:rsidP="00C00E3B">
            <w:pPr>
              <w:spacing w:line="240" w:lineRule="auto"/>
            </w:pPr>
            <w:r w:rsidRPr="00F204B4">
              <w:t>13</w:t>
            </w:r>
          </w:p>
        </w:tc>
        <w:tc>
          <w:tcPr>
            <w:tcW w:w="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9C489" w14:textId="77777777" w:rsidR="00A84F83" w:rsidRPr="00F204B4" w:rsidRDefault="00A84F83" w:rsidP="00C00E3B">
            <w:pPr>
              <w:spacing w:line="240" w:lineRule="auto"/>
            </w:pPr>
            <w:r w:rsidRPr="00F204B4">
              <w:t>17</w:t>
            </w:r>
          </w:p>
        </w:tc>
        <w:tc>
          <w:tcPr>
            <w:tcW w:w="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5867A" w14:textId="77777777" w:rsidR="00A84F83" w:rsidRPr="00F204B4" w:rsidRDefault="00A84F83" w:rsidP="00C00E3B">
            <w:pPr>
              <w:spacing w:line="240" w:lineRule="auto"/>
            </w:pPr>
            <w:r w:rsidRPr="00F204B4">
              <w:t>8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7CA31" w14:textId="00285A8E" w:rsidR="00A84F83" w:rsidRPr="00F204B4" w:rsidRDefault="00A84F83" w:rsidP="00C00E3B">
            <w:pPr>
              <w:spacing w:line="240" w:lineRule="auto"/>
            </w:pPr>
            <w:r w:rsidRPr="00F204B4">
              <w:t>2</w:t>
            </w:r>
          </w:p>
        </w:tc>
      </w:tr>
      <w:tr w:rsidR="0040731A" w:rsidRPr="00F204B4" w14:paraId="0EE82B74" w14:textId="77777777" w:rsidTr="00A84F83">
        <w:trPr>
          <w:trHeight w:val="20"/>
        </w:trPr>
        <w:tc>
          <w:tcPr>
            <w:tcW w:w="9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5B995" w14:textId="77777777" w:rsidR="0040731A" w:rsidRPr="00F204B4" w:rsidRDefault="0040731A" w:rsidP="00C00E3B">
            <w:pPr>
              <w:spacing w:line="240" w:lineRule="auto"/>
            </w:pPr>
            <w:r w:rsidRPr="00F204B4">
              <w:rPr>
                <w:rFonts w:cs="Arial Unicode MS"/>
              </w:rPr>
              <w:t>比例</w:t>
            </w:r>
          </w:p>
        </w:tc>
        <w:tc>
          <w:tcPr>
            <w:tcW w:w="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D4C56" w14:textId="77777777" w:rsidR="0040731A" w:rsidRPr="00F204B4" w:rsidRDefault="0040731A" w:rsidP="00C00E3B">
            <w:pPr>
              <w:spacing w:line="240" w:lineRule="auto"/>
            </w:pPr>
            <w:r w:rsidRPr="00F204B4">
              <w:t>0.550</w:t>
            </w:r>
          </w:p>
        </w:tc>
        <w:tc>
          <w:tcPr>
            <w:tcW w:w="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67CD2" w14:textId="77777777" w:rsidR="0040731A" w:rsidRPr="00F204B4" w:rsidRDefault="0040731A" w:rsidP="00C00E3B">
            <w:pPr>
              <w:spacing w:line="240" w:lineRule="auto"/>
            </w:pPr>
            <w:r w:rsidRPr="00F204B4">
              <w:t>0.333</w:t>
            </w:r>
          </w:p>
        </w:tc>
        <w:tc>
          <w:tcPr>
            <w:tcW w:w="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F6E9D" w14:textId="77777777" w:rsidR="0040731A" w:rsidRPr="00F204B4" w:rsidRDefault="0040731A" w:rsidP="00C00E3B">
            <w:pPr>
              <w:spacing w:line="240" w:lineRule="auto"/>
            </w:pPr>
            <w:r w:rsidRPr="00F204B4">
              <w:t>0.073</w:t>
            </w:r>
          </w:p>
        </w:tc>
        <w:tc>
          <w:tcPr>
            <w:tcW w:w="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34D36" w14:textId="77777777" w:rsidR="0040731A" w:rsidRPr="00F204B4" w:rsidRDefault="0040731A" w:rsidP="00C00E3B">
            <w:pPr>
              <w:spacing w:line="240" w:lineRule="auto"/>
            </w:pPr>
            <w:r w:rsidRPr="00F204B4">
              <w:t>0.026</w:t>
            </w:r>
          </w:p>
        </w:tc>
        <w:tc>
          <w:tcPr>
            <w:tcW w:w="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5D1BB" w14:textId="77777777" w:rsidR="0040731A" w:rsidRPr="00F204B4" w:rsidRDefault="0040731A" w:rsidP="00C00E3B">
            <w:pPr>
              <w:spacing w:line="240" w:lineRule="auto"/>
            </w:pPr>
            <w:r w:rsidRPr="00F204B4">
              <w:t>0.004</w:t>
            </w:r>
          </w:p>
        </w:tc>
        <w:tc>
          <w:tcPr>
            <w:tcW w:w="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BC6DA" w14:textId="77777777" w:rsidR="0040731A" w:rsidRPr="00F204B4" w:rsidRDefault="0040731A" w:rsidP="00C00E3B">
            <w:pPr>
              <w:spacing w:line="240" w:lineRule="auto"/>
            </w:pPr>
            <w:r w:rsidRPr="00F204B4">
              <w:t>0.006</w:t>
            </w:r>
          </w:p>
        </w:tc>
        <w:tc>
          <w:tcPr>
            <w:tcW w:w="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883D2" w14:textId="77777777" w:rsidR="0040731A" w:rsidRPr="00F204B4" w:rsidRDefault="0040731A" w:rsidP="00C00E3B">
            <w:pPr>
              <w:spacing w:line="240" w:lineRule="auto"/>
            </w:pPr>
            <w:r w:rsidRPr="00F204B4">
              <w:t>0.002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5D4F8" w14:textId="77777777" w:rsidR="0040731A" w:rsidRPr="00F204B4" w:rsidRDefault="0040731A" w:rsidP="00C00E3B">
            <w:pPr>
              <w:spacing w:line="240" w:lineRule="auto"/>
            </w:pPr>
            <w:r w:rsidRPr="00F204B4">
              <w:t>&lt;0.001</w:t>
            </w:r>
          </w:p>
        </w:tc>
      </w:tr>
    </w:tbl>
    <w:p w14:paraId="7BD7B031" w14:textId="499DAFCD" w:rsidR="0040731A" w:rsidRPr="00471990" w:rsidRDefault="0040731A" w:rsidP="00C00E3B">
      <w:pPr>
        <w:pStyle w:val="af0"/>
        <w:keepNext/>
        <w:spacing w:line="240" w:lineRule="auto"/>
        <w:rPr>
          <w:lang w:val="en-US"/>
        </w:rPr>
      </w:pPr>
      <w:r>
        <w:rPr>
          <w:rFonts w:hint="eastAsia"/>
        </w:rPr>
        <w:t>表格</w:t>
      </w:r>
      <w:r w:rsidRPr="00471990">
        <w:rPr>
          <w:rFonts w:hint="eastAsia"/>
          <w:lang w:val="en-US"/>
        </w:rPr>
        <w:t xml:space="preserve"> </w:t>
      </w:r>
      <w:r w:rsidR="00471990" w:rsidRPr="00471990">
        <w:rPr>
          <w:rFonts w:hint="eastAsia"/>
          <w:lang w:val="en-US"/>
        </w:rPr>
        <w:t>3</w:t>
      </w:r>
      <w:r w:rsidR="00471990" w:rsidRPr="00471990">
        <w:rPr>
          <w:lang w:val="en-US"/>
        </w:rPr>
        <w:t xml:space="preserve"> bounding box</w:t>
      </w:r>
      <w:r w:rsidRPr="00471990">
        <w:rPr>
          <w:lang w:val="en-US"/>
        </w:rPr>
        <w:t xml:space="preserve"> height frequency</w:t>
      </w:r>
    </w:p>
    <w:tbl>
      <w:tblPr>
        <w:tblW w:w="82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25"/>
        <w:gridCol w:w="893"/>
        <w:gridCol w:w="893"/>
        <w:gridCol w:w="893"/>
        <w:gridCol w:w="894"/>
        <w:gridCol w:w="893"/>
        <w:gridCol w:w="893"/>
        <w:gridCol w:w="894"/>
        <w:gridCol w:w="1134"/>
      </w:tblGrid>
      <w:tr w:rsidR="00A84F83" w:rsidRPr="00F204B4" w14:paraId="0857B5AA" w14:textId="77777777" w:rsidTr="00A84F83">
        <w:trPr>
          <w:trHeight w:val="193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F4AB4" w14:textId="77777777" w:rsidR="00A84F83" w:rsidRPr="00F204B4" w:rsidRDefault="00A84F83" w:rsidP="00C00E3B">
            <w:pPr>
              <w:spacing w:line="240" w:lineRule="auto"/>
            </w:pPr>
            <w:r w:rsidRPr="00F204B4">
              <w:rPr>
                <w:rFonts w:cs="Arial Unicode MS"/>
              </w:rPr>
              <w:t>大小</w:t>
            </w:r>
          </w:p>
        </w:tc>
        <w:tc>
          <w:tcPr>
            <w:tcW w:w="8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19B74" w14:textId="77777777" w:rsidR="00A84F83" w:rsidRPr="00F204B4" w:rsidRDefault="00A84F83" w:rsidP="00C00E3B">
            <w:pPr>
              <w:spacing w:line="240" w:lineRule="auto"/>
            </w:pPr>
            <w:r w:rsidRPr="00F204B4">
              <w:t>100</w:t>
            </w:r>
          </w:p>
        </w:tc>
        <w:tc>
          <w:tcPr>
            <w:tcW w:w="8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59698" w14:textId="77777777" w:rsidR="00A84F83" w:rsidRPr="00F204B4" w:rsidRDefault="00A84F83" w:rsidP="00C00E3B">
            <w:pPr>
              <w:spacing w:line="240" w:lineRule="auto"/>
            </w:pPr>
            <w:r w:rsidRPr="00F204B4">
              <w:t>200</w:t>
            </w:r>
          </w:p>
        </w:tc>
        <w:tc>
          <w:tcPr>
            <w:tcW w:w="8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F1CD0" w14:textId="77777777" w:rsidR="00A84F83" w:rsidRPr="00F204B4" w:rsidRDefault="00A84F83" w:rsidP="00C00E3B">
            <w:pPr>
              <w:spacing w:line="240" w:lineRule="auto"/>
            </w:pPr>
            <w:r w:rsidRPr="00F204B4">
              <w:t>300</w:t>
            </w:r>
          </w:p>
        </w:tc>
        <w:tc>
          <w:tcPr>
            <w:tcW w:w="8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11801" w14:textId="77777777" w:rsidR="00A84F83" w:rsidRPr="00F204B4" w:rsidRDefault="00A84F83" w:rsidP="00C00E3B">
            <w:pPr>
              <w:spacing w:line="240" w:lineRule="auto"/>
            </w:pPr>
            <w:r w:rsidRPr="00F204B4">
              <w:t>400</w:t>
            </w:r>
          </w:p>
        </w:tc>
        <w:tc>
          <w:tcPr>
            <w:tcW w:w="8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299EE" w14:textId="77777777" w:rsidR="00A84F83" w:rsidRPr="00F204B4" w:rsidRDefault="00A84F83" w:rsidP="00C00E3B">
            <w:pPr>
              <w:spacing w:line="240" w:lineRule="auto"/>
            </w:pPr>
            <w:r w:rsidRPr="00F204B4">
              <w:t>500</w:t>
            </w:r>
          </w:p>
        </w:tc>
        <w:tc>
          <w:tcPr>
            <w:tcW w:w="8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828D0" w14:textId="77777777" w:rsidR="00A84F83" w:rsidRPr="00F204B4" w:rsidRDefault="00A84F83" w:rsidP="00C00E3B">
            <w:pPr>
              <w:spacing w:line="240" w:lineRule="auto"/>
            </w:pPr>
            <w:r w:rsidRPr="00F204B4">
              <w:t>600</w:t>
            </w:r>
          </w:p>
        </w:tc>
        <w:tc>
          <w:tcPr>
            <w:tcW w:w="8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27607" w14:textId="77777777" w:rsidR="00A84F83" w:rsidRPr="00F204B4" w:rsidRDefault="00A84F83" w:rsidP="00C00E3B">
            <w:pPr>
              <w:spacing w:line="240" w:lineRule="auto"/>
            </w:pPr>
            <w:r w:rsidRPr="00F204B4">
              <w:t>700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5B759" w14:textId="73E44ACA" w:rsidR="00A84F83" w:rsidRPr="00F204B4" w:rsidRDefault="00A84F83" w:rsidP="00C00E3B">
            <w:pPr>
              <w:spacing w:line="240" w:lineRule="auto"/>
            </w:pPr>
            <w:r w:rsidRPr="00F204B4">
              <w:t>800</w:t>
            </w:r>
          </w:p>
        </w:tc>
      </w:tr>
      <w:tr w:rsidR="00A84F83" w:rsidRPr="00F204B4" w14:paraId="7DB9452F" w14:textId="77777777" w:rsidTr="00A84F83">
        <w:trPr>
          <w:trHeight w:val="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0F68D" w14:textId="77777777" w:rsidR="00A84F83" w:rsidRPr="00F204B4" w:rsidRDefault="00A84F83" w:rsidP="00C00E3B">
            <w:pPr>
              <w:spacing w:line="240" w:lineRule="auto"/>
            </w:pPr>
            <w:r w:rsidRPr="00F204B4">
              <w:rPr>
                <w:rFonts w:cs="Arial Unicode MS"/>
              </w:rPr>
              <w:t>數量</w:t>
            </w:r>
          </w:p>
        </w:tc>
        <w:tc>
          <w:tcPr>
            <w:tcW w:w="8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F571C" w14:textId="77777777" w:rsidR="00A84F83" w:rsidRPr="00F204B4" w:rsidRDefault="00A84F83" w:rsidP="00C00E3B">
            <w:pPr>
              <w:spacing w:line="240" w:lineRule="auto"/>
            </w:pPr>
            <w:r w:rsidRPr="00F204B4">
              <w:t>1628</w:t>
            </w:r>
          </w:p>
        </w:tc>
        <w:tc>
          <w:tcPr>
            <w:tcW w:w="8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DCFD8" w14:textId="77777777" w:rsidR="00A84F83" w:rsidRPr="00F204B4" w:rsidRDefault="00A84F83" w:rsidP="00C00E3B">
            <w:pPr>
              <w:spacing w:line="240" w:lineRule="auto"/>
            </w:pPr>
            <w:r w:rsidRPr="00F204B4">
              <w:t>891</w:t>
            </w:r>
          </w:p>
        </w:tc>
        <w:tc>
          <w:tcPr>
            <w:tcW w:w="8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B8947" w14:textId="77777777" w:rsidR="00A84F83" w:rsidRPr="00F204B4" w:rsidRDefault="00A84F83" w:rsidP="00C00E3B">
            <w:pPr>
              <w:spacing w:line="240" w:lineRule="auto"/>
            </w:pPr>
            <w:r w:rsidRPr="00F204B4">
              <w:t>163</w:t>
            </w:r>
          </w:p>
        </w:tc>
        <w:tc>
          <w:tcPr>
            <w:tcW w:w="8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E53B8" w14:textId="77777777" w:rsidR="00A84F83" w:rsidRPr="00F204B4" w:rsidRDefault="00A84F83" w:rsidP="00C00E3B">
            <w:pPr>
              <w:spacing w:line="240" w:lineRule="auto"/>
            </w:pPr>
            <w:r w:rsidRPr="00F204B4">
              <w:t>55</w:t>
            </w:r>
          </w:p>
        </w:tc>
        <w:tc>
          <w:tcPr>
            <w:tcW w:w="8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E751E" w14:textId="77777777" w:rsidR="00A84F83" w:rsidRPr="00F204B4" w:rsidRDefault="00A84F83" w:rsidP="00C00E3B">
            <w:pPr>
              <w:spacing w:line="240" w:lineRule="auto"/>
            </w:pPr>
            <w:r w:rsidRPr="00F204B4">
              <w:t>23</w:t>
            </w:r>
          </w:p>
        </w:tc>
        <w:tc>
          <w:tcPr>
            <w:tcW w:w="8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FA703" w14:textId="77777777" w:rsidR="00A84F83" w:rsidRPr="00F204B4" w:rsidRDefault="00A84F83" w:rsidP="00C00E3B">
            <w:pPr>
              <w:spacing w:line="240" w:lineRule="auto"/>
            </w:pPr>
            <w:r w:rsidRPr="00F204B4">
              <w:t>15</w:t>
            </w:r>
          </w:p>
        </w:tc>
        <w:tc>
          <w:tcPr>
            <w:tcW w:w="8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6F0E3" w14:textId="77777777" w:rsidR="00A84F83" w:rsidRPr="00F204B4" w:rsidRDefault="00A84F83" w:rsidP="00C00E3B">
            <w:pPr>
              <w:spacing w:line="240" w:lineRule="auto"/>
            </w:pPr>
            <w:r w:rsidRPr="00F204B4">
              <w:t>5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69043" w14:textId="2407AFE5" w:rsidR="00A84F83" w:rsidRPr="00F204B4" w:rsidRDefault="00A84F83" w:rsidP="00C00E3B">
            <w:pPr>
              <w:spacing w:line="240" w:lineRule="auto"/>
            </w:pPr>
            <w:r w:rsidRPr="00F204B4">
              <w:t>2</w:t>
            </w:r>
          </w:p>
        </w:tc>
      </w:tr>
      <w:tr w:rsidR="0040731A" w:rsidRPr="00F204B4" w14:paraId="72562DE5" w14:textId="77777777" w:rsidTr="00A84F83">
        <w:trPr>
          <w:trHeight w:val="20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01D07" w14:textId="77777777" w:rsidR="0040731A" w:rsidRPr="00F204B4" w:rsidRDefault="0040731A" w:rsidP="00C00E3B">
            <w:pPr>
              <w:spacing w:line="240" w:lineRule="auto"/>
            </w:pPr>
            <w:r w:rsidRPr="00F204B4">
              <w:rPr>
                <w:rFonts w:cs="Arial Unicode MS"/>
              </w:rPr>
              <w:t>比例</w:t>
            </w:r>
          </w:p>
        </w:tc>
        <w:tc>
          <w:tcPr>
            <w:tcW w:w="8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6603F" w14:textId="77777777" w:rsidR="0040731A" w:rsidRPr="00F204B4" w:rsidRDefault="0040731A" w:rsidP="00C00E3B">
            <w:pPr>
              <w:spacing w:line="240" w:lineRule="auto"/>
            </w:pPr>
            <w:r w:rsidRPr="00F204B4">
              <w:t>0.584</w:t>
            </w:r>
          </w:p>
        </w:tc>
        <w:tc>
          <w:tcPr>
            <w:tcW w:w="8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72E66" w14:textId="77777777" w:rsidR="0040731A" w:rsidRPr="00F204B4" w:rsidRDefault="0040731A" w:rsidP="00C00E3B">
            <w:pPr>
              <w:spacing w:line="240" w:lineRule="auto"/>
            </w:pPr>
            <w:r w:rsidRPr="00F204B4">
              <w:t>0.319</w:t>
            </w:r>
          </w:p>
        </w:tc>
        <w:tc>
          <w:tcPr>
            <w:tcW w:w="8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BCCE9" w14:textId="77777777" w:rsidR="0040731A" w:rsidRPr="00F204B4" w:rsidRDefault="0040731A" w:rsidP="00C00E3B">
            <w:pPr>
              <w:spacing w:line="240" w:lineRule="auto"/>
            </w:pPr>
            <w:r w:rsidRPr="00F204B4">
              <w:t>0.058</w:t>
            </w:r>
          </w:p>
        </w:tc>
        <w:tc>
          <w:tcPr>
            <w:tcW w:w="8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0AF8F" w14:textId="77777777" w:rsidR="0040731A" w:rsidRPr="00F204B4" w:rsidRDefault="0040731A" w:rsidP="00C00E3B">
            <w:pPr>
              <w:spacing w:line="240" w:lineRule="auto"/>
            </w:pPr>
            <w:r w:rsidRPr="00F204B4">
              <w:t>0.019</w:t>
            </w:r>
          </w:p>
        </w:tc>
        <w:tc>
          <w:tcPr>
            <w:tcW w:w="8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BBB2B" w14:textId="77777777" w:rsidR="0040731A" w:rsidRPr="00F204B4" w:rsidRDefault="0040731A" w:rsidP="00C00E3B">
            <w:pPr>
              <w:spacing w:line="240" w:lineRule="auto"/>
            </w:pPr>
            <w:r w:rsidRPr="00F204B4">
              <w:t>0.008</w:t>
            </w:r>
          </w:p>
        </w:tc>
        <w:tc>
          <w:tcPr>
            <w:tcW w:w="8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83FA2" w14:textId="77777777" w:rsidR="0040731A" w:rsidRPr="00F204B4" w:rsidRDefault="0040731A" w:rsidP="00C00E3B">
            <w:pPr>
              <w:spacing w:line="240" w:lineRule="auto"/>
            </w:pPr>
            <w:r w:rsidRPr="00F204B4">
              <w:t>0.005</w:t>
            </w:r>
          </w:p>
        </w:tc>
        <w:tc>
          <w:tcPr>
            <w:tcW w:w="8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DE99E" w14:textId="77777777" w:rsidR="0040731A" w:rsidRPr="00F204B4" w:rsidRDefault="0040731A" w:rsidP="00C00E3B">
            <w:pPr>
              <w:spacing w:line="240" w:lineRule="auto"/>
            </w:pPr>
            <w:r w:rsidRPr="00F204B4">
              <w:t>0.001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81BFA" w14:textId="77777777" w:rsidR="0040731A" w:rsidRPr="00F204B4" w:rsidRDefault="0040731A" w:rsidP="00C00E3B">
            <w:pPr>
              <w:spacing w:line="240" w:lineRule="auto"/>
            </w:pPr>
            <w:r w:rsidRPr="00F204B4">
              <w:t>&lt;0.001</w:t>
            </w:r>
          </w:p>
        </w:tc>
      </w:tr>
    </w:tbl>
    <w:p w14:paraId="6B4FEF26" w14:textId="5403FBE2" w:rsidR="0040731A" w:rsidRPr="0099041E" w:rsidRDefault="0040731A" w:rsidP="00C00E3B">
      <w:pPr>
        <w:spacing w:line="240" w:lineRule="auto"/>
        <w:rPr>
          <w:rFonts w:cs="Arial Unicode MS"/>
        </w:rPr>
      </w:pPr>
      <w:r w:rsidRPr="00F204B4">
        <w:rPr>
          <w:rFonts w:cs="Arial Unicode MS"/>
        </w:rPr>
        <w:t>另外，為了設計anchor size我也統計了(height + width /2)後各百分位數的值。</w:t>
      </w:r>
    </w:p>
    <w:p w14:paraId="570D8CA3" w14:textId="77777777" w:rsidR="0099041E" w:rsidRDefault="0099041E" w:rsidP="00C00E3B">
      <w:pPr>
        <w:spacing w:line="240" w:lineRule="auto"/>
      </w:pPr>
    </w:p>
    <w:p w14:paraId="74966469" w14:textId="7FF437CC" w:rsidR="0040731A" w:rsidRPr="00F204B4" w:rsidRDefault="0040731A" w:rsidP="00C00E3B">
      <w:pPr>
        <w:spacing w:line="240" w:lineRule="auto"/>
        <w:rPr>
          <w:rFonts w:cs="Times New Roman"/>
        </w:rPr>
      </w:pPr>
      <w:r w:rsidRPr="00F204B4">
        <w:t>【Loss】</w:t>
      </w:r>
    </w:p>
    <w:p w14:paraId="489707A8" w14:textId="77777777" w:rsidR="0040731A" w:rsidRDefault="0040731A" w:rsidP="00C00E3B">
      <w:pPr>
        <w:spacing w:line="240" w:lineRule="auto"/>
        <w:ind w:firstLine="720"/>
        <w:rPr>
          <w:rFonts w:cs="Gungsuh"/>
        </w:rPr>
      </w:pPr>
      <w:r>
        <w:rPr>
          <w:rFonts w:cs="Gungsuh" w:hint="eastAsia"/>
        </w:rPr>
        <w:t>在CBNe</w:t>
      </w:r>
      <w:r>
        <w:rPr>
          <w:rFonts w:cs="Gungsuh"/>
        </w:rPr>
        <w:t>tV2</w:t>
      </w:r>
      <w:r>
        <w:rPr>
          <w:rFonts w:cs="Gungsuh" w:hint="eastAsia"/>
        </w:rPr>
        <w:t>中，針對</w:t>
      </w:r>
      <w:r w:rsidRPr="00210095">
        <w:rPr>
          <w:lang w:val="en-US"/>
        </w:rPr>
        <w:t>Hybrid Task Cascade</w:t>
      </w:r>
      <w:r w:rsidRPr="00F204B4">
        <w:rPr>
          <w:rFonts w:cs="Gungsuh"/>
        </w:rPr>
        <w:t xml:space="preserve"> </w:t>
      </w:r>
      <w:r>
        <w:rPr>
          <w:rFonts w:cs="Gungsuh" w:hint="eastAsia"/>
        </w:rPr>
        <w:t>這一模型，預設的</w:t>
      </w:r>
      <w:r w:rsidRPr="00F204B4">
        <w:rPr>
          <w:rFonts w:cs="Gungsuh"/>
        </w:rPr>
        <w:t>loss type</w:t>
      </w:r>
      <w:r>
        <w:rPr>
          <w:rFonts w:cs="Gungsuh" w:hint="eastAsia"/>
        </w:rPr>
        <w:t>為</w:t>
      </w:r>
      <w:r w:rsidRPr="00F204B4">
        <w:rPr>
          <w:rFonts w:cs="Gungsuh"/>
        </w:rPr>
        <w:t>GioU</w:t>
      </w:r>
      <w:r>
        <w:rPr>
          <w:rFonts w:cs="Gungsuh" w:hint="eastAsia"/>
        </w:rPr>
        <w:t>。我們在</w:t>
      </w:r>
      <w:r w:rsidRPr="00F204B4">
        <w:rPr>
          <w:rFonts w:cs="Gungsuh"/>
        </w:rPr>
        <w:t>嘗試了CioU</w:t>
      </w:r>
      <w:r>
        <w:rPr>
          <w:rFonts w:cs="Gungsuh" w:hint="eastAsia"/>
        </w:rPr>
        <w:t>、</w:t>
      </w:r>
      <w:r w:rsidRPr="00F204B4">
        <w:rPr>
          <w:rFonts w:cs="Gungsuh"/>
        </w:rPr>
        <w:t>FocalEIoU</w:t>
      </w:r>
      <w:r>
        <w:rPr>
          <w:rFonts w:cs="Gungsuh" w:hint="eastAsia"/>
        </w:rPr>
        <w:t>、</w:t>
      </w:r>
      <w:r w:rsidRPr="00F204B4">
        <w:rPr>
          <w:rFonts w:cs="Gungsuh"/>
        </w:rPr>
        <w:t>FocalCIoU等等的Loss</w:t>
      </w:r>
      <w:r>
        <w:rPr>
          <w:rFonts w:cs="Gungsuh" w:hint="eastAsia"/>
        </w:rPr>
        <w:t>後，</w:t>
      </w:r>
      <w:r w:rsidRPr="00F204B4">
        <w:rPr>
          <w:rFonts w:cs="Gungsuh"/>
        </w:rPr>
        <w:t>使用CioU</w:t>
      </w:r>
      <w:r>
        <w:rPr>
          <w:rFonts w:cs="Gungsuh" w:hint="eastAsia"/>
        </w:rPr>
        <w:t>作為最終定案。</w:t>
      </w:r>
    </w:p>
    <w:p w14:paraId="650D8714" w14:textId="77777777" w:rsidR="0040731A" w:rsidRDefault="0040731A" w:rsidP="00C00E3B">
      <w:pPr>
        <w:spacing w:line="240" w:lineRule="auto"/>
        <w:ind w:firstLine="720"/>
        <w:rPr>
          <w:rFonts w:cs="Gungsuh"/>
        </w:rPr>
      </w:pPr>
      <w:r>
        <w:rPr>
          <w:rFonts w:cs="Gungsuh" w:hint="eastAsia"/>
        </w:rPr>
        <w:t>我們的實驗數據紀錄如下，</w:t>
      </w:r>
      <w:r w:rsidRPr="00F204B4">
        <w:rPr>
          <w:rFonts w:cs="Gungsuh"/>
        </w:rPr>
        <w:t>實驗</w:t>
      </w:r>
      <w:r>
        <w:rPr>
          <w:rFonts w:cs="Gungsuh" w:hint="eastAsia"/>
        </w:rPr>
        <w:t>情境為以80%的資料訓練，20%的資料驗證。</w:t>
      </w:r>
    </w:p>
    <w:p w14:paraId="4B6079D1" w14:textId="375E345E" w:rsidR="00BE3299" w:rsidRDefault="0040731A" w:rsidP="00C00E3B">
      <w:pPr>
        <w:spacing w:line="240" w:lineRule="auto"/>
        <w:rPr>
          <w:rFonts w:cs="Gungsuh"/>
        </w:rPr>
      </w:pPr>
      <w:r>
        <w:rPr>
          <w:rFonts w:cs="Gungsuh" w:hint="eastAsia"/>
        </w:rPr>
        <w:t>(a)更改不同的 Loss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7225"/>
        <w:gridCol w:w="1176"/>
      </w:tblGrid>
      <w:tr w:rsidR="00BE3299" w14:paraId="670489D9" w14:textId="77777777" w:rsidTr="00BE3299">
        <w:tc>
          <w:tcPr>
            <w:tcW w:w="7225" w:type="dxa"/>
          </w:tcPr>
          <w:p w14:paraId="0873DB9D" w14:textId="62689EB5" w:rsidR="00BE3299" w:rsidRDefault="00BE3299" w:rsidP="00C00E3B">
            <w:pPr>
              <w:rPr>
                <w:rFonts w:cs="Gungsuh"/>
              </w:rPr>
            </w:pPr>
            <w:r>
              <w:rPr>
                <w:rFonts w:cs="Gungsuh" w:hint="eastAsia"/>
              </w:rPr>
              <w:t>L</w:t>
            </w:r>
            <w:r>
              <w:rPr>
                <w:rFonts w:cs="Gungsuh"/>
              </w:rPr>
              <w:t xml:space="preserve">oss </w:t>
            </w:r>
            <w:r>
              <w:rPr>
                <w:rFonts w:cs="Gungsuh" w:hint="eastAsia"/>
              </w:rPr>
              <w:t>種類</w:t>
            </w:r>
          </w:p>
        </w:tc>
        <w:tc>
          <w:tcPr>
            <w:tcW w:w="1176" w:type="dxa"/>
          </w:tcPr>
          <w:p w14:paraId="5FBCBF52" w14:textId="2AE386D3" w:rsidR="00BE3299" w:rsidRDefault="00BE3299" w:rsidP="00C00E3B">
            <w:pPr>
              <w:rPr>
                <w:rFonts w:cs="Gungsuh"/>
              </w:rPr>
            </w:pPr>
            <w:r>
              <w:rPr>
                <w:rFonts w:cs="Gungsuh" w:hint="eastAsia"/>
              </w:rPr>
              <w:t>表現</w:t>
            </w:r>
          </w:p>
        </w:tc>
      </w:tr>
      <w:tr w:rsidR="00BE3299" w14:paraId="72F61D76" w14:textId="77777777" w:rsidTr="00BE3299">
        <w:tc>
          <w:tcPr>
            <w:tcW w:w="7225" w:type="dxa"/>
          </w:tcPr>
          <w:p w14:paraId="34293A9A" w14:textId="3513DCA9" w:rsidR="00BE3299" w:rsidRDefault="00BE3299" w:rsidP="00C00E3B">
            <w:pPr>
              <w:rPr>
                <w:rFonts w:cs="Gungsuh"/>
              </w:rPr>
            </w:pPr>
            <w:r w:rsidRPr="00777F66">
              <w:rPr>
                <w:rFonts w:cs="Gungsuh"/>
              </w:rPr>
              <w:t>GIoU</w:t>
            </w:r>
          </w:p>
        </w:tc>
        <w:tc>
          <w:tcPr>
            <w:tcW w:w="1176" w:type="dxa"/>
          </w:tcPr>
          <w:p w14:paraId="2CB9E796" w14:textId="36D41B65" w:rsidR="00BE3299" w:rsidRDefault="00BE3299" w:rsidP="00C00E3B">
            <w:pPr>
              <w:rPr>
                <w:rFonts w:cs="Gungsuh"/>
              </w:rPr>
            </w:pPr>
            <w:r w:rsidRPr="00777F66">
              <w:rPr>
                <w:rFonts w:cs="Gungsuh"/>
              </w:rPr>
              <w:t>0.930</w:t>
            </w:r>
          </w:p>
        </w:tc>
      </w:tr>
      <w:tr w:rsidR="00BE3299" w14:paraId="52CE045A" w14:textId="77777777" w:rsidTr="00BE3299">
        <w:tc>
          <w:tcPr>
            <w:tcW w:w="7225" w:type="dxa"/>
          </w:tcPr>
          <w:p w14:paraId="66D52C01" w14:textId="0DA241B8" w:rsidR="00BE3299" w:rsidRDefault="00BE3299" w:rsidP="00C00E3B">
            <w:pPr>
              <w:rPr>
                <w:rFonts w:cs="Gungsuh"/>
              </w:rPr>
            </w:pPr>
            <w:r>
              <w:rPr>
                <w:rFonts w:cs="Gungsuh" w:hint="eastAsia"/>
              </w:rPr>
              <w:t>CIOU</w:t>
            </w:r>
          </w:p>
        </w:tc>
        <w:tc>
          <w:tcPr>
            <w:tcW w:w="1176" w:type="dxa"/>
          </w:tcPr>
          <w:p w14:paraId="1B06112F" w14:textId="5FFFCB0F" w:rsidR="00BE3299" w:rsidRDefault="00BE3299" w:rsidP="00C00E3B">
            <w:pPr>
              <w:rPr>
                <w:rFonts w:cs="Gungsuh"/>
              </w:rPr>
            </w:pPr>
            <w:r>
              <w:rPr>
                <w:rFonts w:cs="Gungsuh" w:hint="eastAsia"/>
              </w:rPr>
              <w:t>0.934</w:t>
            </w:r>
          </w:p>
        </w:tc>
      </w:tr>
      <w:tr w:rsidR="00BE3299" w14:paraId="591BB078" w14:textId="77777777" w:rsidTr="00BE3299">
        <w:tc>
          <w:tcPr>
            <w:tcW w:w="7225" w:type="dxa"/>
          </w:tcPr>
          <w:p w14:paraId="4489C716" w14:textId="181EBA81" w:rsidR="00BE3299" w:rsidRDefault="00BE3299" w:rsidP="00C00E3B">
            <w:pPr>
              <w:rPr>
                <w:rFonts w:cs="Gungsuh"/>
              </w:rPr>
            </w:pPr>
            <w:r w:rsidRPr="00777F66">
              <w:rPr>
                <w:rFonts w:cs="Gungsuh"/>
              </w:rPr>
              <w:t>FocalEIoU</w:t>
            </w:r>
          </w:p>
        </w:tc>
        <w:tc>
          <w:tcPr>
            <w:tcW w:w="1176" w:type="dxa"/>
          </w:tcPr>
          <w:p w14:paraId="74A78163" w14:textId="6D8DB3D9" w:rsidR="00BE3299" w:rsidRDefault="00BE3299" w:rsidP="00C00E3B">
            <w:pPr>
              <w:rPr>
                <w:rFonts w:cs="Gungsuh"/>
              </w:rPr>
            </w:pPr>
            <w:r w:rsidRPr="00777F66">
              <w:rPr>
                <w:rFonts w:cs="Gungsuh"/>
              </w:rPr>
              <w:t>0.933</w:t>
            </w:r>
          </w:p>
        </w:tc>
      </w:tr>
      <w:tr w:rsidR="00BE3299" w14:paraId="5FAD7608" w14:textId="77777777" w:rsidTr="00BE3299">
        <w:tc>
          <w:tcPr>
            <w:tcW w:w="7225" w:type="dxa"/>
          </w:tcPr>
          <w:p w14:paraId="164DCF07" w14:textId="7A1EAA5C" w:rsidR="00BE3299" w:rsidRDefault="00BE3299" w:rsidP="00C00E3B">
            <w:pPr>
              <w:rPr>
                <w:rFonts w:cs="Gungsuh"/>
              </w:rPr>
            </w:pPr>
            <w:r w:rsidRPr="00777F66">
              <w:rPr>
                <w:rFonts w:cs="Gungsuh"/>
              </w:rPr>
              <w:t>FocalCIoU</w:t>
            </w:r>
            <w:r>
              <w:rPr>
                <w:rFonts w:cs="Gungsuh" w:hint="eastAsia"/>
              </w:rPr>
              <w:t xml:space="preserve"> (</w:t>
            </w:r>
            <w:r w:rsidRPr="00777F66">
              <w:rPr>
                <w:rFonts w:cs="Gungsuh"/>
              </w:rPr>
              <w:t>gamma = 2</w:t>
            </w:r>
            <w:r>
              <w:rPr>
                <w:rFonts w:cs="Gungsuh" w:hint="eastAsia"/>
              </w:rPr>
              <w:t>，</w:t>
            </w:r>
            <w:r w:rsidRPr="00777F66">
              <w:rPr>
                <w:rFonts w:cs="Gungsuh"/>
              </w:rPr>
              <w:t>加強好的bbox</w:t>
            </w:r>
            <w:r>
              <w:rPr>
                <w:rFonts w:cs="Gungsuh" w:hint="eastAsia"/>
              </w:rPr>
              <w:t>)</w:t>
            </w:r>
          </w:p>
        </w:tc>
        <w:tc>
          <w:tcPr>
            <w:tcW w:w="1176" w:type="dxa"/>
          </w:tcPr>
          <w:p w14:paraId="420BF471" w14:textId="057A8BA1" w:rsidR="00BE3299" w:rsidRDefault="00BE3299" w:rsidP="00C00E3B">
            <w:pPr>
              <w:rPr>
                <w:rFonts w:cs="Gungsuh"/>
              </w:rPr>
            </w:pPr>
            <w:r w:rsidRPr="00777F66">
              <w:rPr>
                <w:rFonts w:cs="Gungsuh"/>
              </w:rPr>
              <w:t>0.934</w:t>
            </w:r>
          </w:p>
        </w:tc>
      </w:tr>
      <w:tr w:rsidR="00BE3299" w14:paraId="7A8A0B2F" w14:textId="77777777" w:rsidTr="00BE3299">
        <w:tc>
          <w:tcPr>
            <w:tcW w:w="7225" w:type="dxa"/>
          </w:tcPr>
          <w:p w14:paraId="48E7DC5C" w14:textId="3A84E494" w:rsidR="00BE3299" w:rsidRPr="00777F66" w:rsidRDefault="00BE3299" w:rsidP="00BE3299">
            <w:pPr>
              <w:rPr>
                <w:rFonts w:cs="Gungsuh"/>
              </w:rPr>
            </w:pPr>
            <w:r w:rsidRPr="00777F66">
              <w:rPr>
                <w:rFonts w:cs="Gungsuh"/>
              </w:rPr>
              <w:t>FocalCIoU</w:t>
            </w:r>
            <w:r>
              <w:rPr>
                <w:rFonts w:cs="Gungsuh" w:hint="eastAsia"/>
              </w:rPr>
              <w:t xml:space="preserve"> (</w:t>
            </w:r>
            <w:r w:rsidRPr="00777F66">
              <w:rPr>
                <w:rFonts w:cs="Gungsuh"/>
              </w:rPr>
              <w:t>gamma = 0.5</w:t>
            </w:r>
            <w:r>
              <w:rPr>
                <w:rFonts w:cs="Gungsuh" w:hint="eastAsia"/>
              </w:rPr>
              <w:t>，</w:t>
            </w:r>
            <w:r w:rsidRPr="00777F66">
              <w:rPr>
                <w:rFonts w:cs="Gungsuh"/>
              </w:rPr>
              <w:t>加強</w:t>
            </w:r>
            <w:r>
              <w:rPr>
                <w:rFonts w:cs="Gungsuh" w:hint="eastAsia"/>
              </w:rPr>
              <w:t>難</w:t>
            </w:r>
            <w:r w:rsidRPr="00777F66">
              <w:rPr>
                <w:rFonts w:cs="Gungsuh"/>
              </w:rPr>
              <w:t>的bbox</w:t>
            </w:r>
            <w:r>
              <w:rPr>
                <w:rFonts w:cs="Gungsuh" w:hint="eastAsia"/>
              </w:rPr>
              <w:t>)</w:t>
            </w:r>
          </w:p>
        </w:tc>
        <w:tc>
          <w:tcPr>
            <w:tcW w:w="1176" w:type="dxa"/>
          </w:tcPr>
          <w:p w14:paraId="01FDA405" w14:textId="0368D58A" w:rsidR="00BE3299" w:rsidRPr="00777F66" w:rsidRDefault="00BE3299" w:rsidP="00BE3299">
            <w:pPr>
              <w:rPr>
                <w:rFonts w:cs="Gungsuh"/>
              </w:rPr>
            </w:pPr>
            <w:r w:rsidRPr="00777F66">
              <w:rPr>
                <w:rFonts w:cs="Gungsuh"/>
              </w:rPr>
              <w:t>0.9</w:t>
            </w:r>
            <w:r>
              <w:rPr>
                <w:rFonts w:cs="Gungsuh" w:hint="eastAsia"/>
              </w:rPr>
              <w:t>28</w:t>
            </w:r>
          </w:p>
        </w:tc>
      </w:tr>
    </w:tbl>
    <w:p w14:paraId="40237CBE" w14:textId="77777777" w:rsidR="008F7AB4" w:rsidRDefault="008F7AB4" w:rsidP="00C00E3B">
      <w:pPr>
        <w:spacing w:line="240" w:lineRule="auto"/>
        <w:rPr>
          <w:ins w:id="126" w:author="user" w:date="2022-06-13T16:44:00Z"/>
          <w:rFonts w:cs="Gungsuh"/>
        </w:rPr>
      </w:pPr>
    </w:p>
    <w:p w14:paraId="4E7D1A6F" w14:textId="225F6146" w:rsidR="0040731A" w:rsidRPr="00777F66" w:rsidRDefault="0040731A" w:rsidP="00C00E3B">
      <w:pPr>
        <w:spacing w:line="240" w:lineRule="auto"/>
        <w:rPr>
          <w:rFonts w:cs="Gungsuh"/>
        </w:rPr>
      </w:pPr>
      <w:r>
        <w:rPr>
          <w:rFonts w:cs="Gungsuh"/>
        </w:rPr>
        <w:t>(</w:t>
      </w:r>
      <w:r>
        <w:rPr>
          <w:rFonts w:cs="Gungsuh" w:hint="eastAsia"/>
        </w:rPr>
        <w:t>b</w:t>
      </w:r>
      <w:r>
        <w:rPr>
          <w:rFonts w:cs="Gungsuh"/>
        </w:rPr>
        <w:t>)</w:t>
      </w:r>
      <w:r w:rsidRPr="00777F66">
        <w:rPr>
          <w:rFonts w:cs="Gungsuh" w:hint="eastAsia"/>
        </w:rPr>
        <w:t xml:space="preserve"> </w:t>
      </w:r>
      <w:r>
        <w:rPr>
          <w:rFonts w:cs="Gungsuh" w:hint="eastAsia"/>
        </w:rPr>
        <w:t>調整output roi head的</w:t>
      </w:r>
      <w:r w:rsidRPr="00777F66">
        <w:rPr>
          <w:rFonts w:cs="Gungsuh"/>
        </w:rPr>
        <w:t>loss weight</w:t>
      </w:r>
    </w:p>
    <w:p w14:paraId="306BFC67" w14:textId="563A4E2F" w:rsidR="0040731A" w:rsidRDefault="0040731A" w:rsidP="00C00E3B">
      <w:pPr>
        <w:spacing w:line="240" w:lineRule="auto"/>
        <w:ind w:firstLine="720"/>
        <w:rPr>
          <w:rFonts w:cs="Gungsuh"/>
        </w:rPr>
      </w:pPr>
      <w:r>
        <w:rPr>
          <w:rFonts w:cs="Gungsuh" w:hint="eastAsia"/>
        </w:rPr>
        <w:t>在模型的預設值中，</w:t>
      </w:r>
      <w:r w:rsidRPr="00F204B4">
        <w:rPr>
          <w:rFonts w:cs="Gungsuh"/>
        </w:rPr>
        <w:t>各種針對不同大小的output roi head</w:t>
      </w:r>
      <w:proofErr w:type="gramStart"/>
      <w:r w:rsidRPr="00F204B4">
        <w:rPr>
          <w:rFonts w:cs="Gungsuh"/>
        </w:rPr>
        <w:t>都</w:t>
      </w:r>
      <w:r>
        <w:rPr>
          <w:rFonts w:cs="Gungsuh" w:hint="eastAsia"/>
        </w:rPr>
        <w:t>權重皆</w:t>
      </w:r>
      <w:proofErr w:type="gramEnd"/>
      <w:r>
        <w:rPr>
          <w:rFonts w:cs="Gungsuh" w:hint="eastAsia"/>
        </w:rPr>
        <w:t>為</w:t>
      </w:r>
      <w:r w:rsidRPr="00F204B4">
        <w:rPr>
          <w:rFonts w:cs="Gungsuh"/>
        </w:rPr>
        <w:t>10.0，</w:t>
      </w:r>
      <w:r>
        <w:rPr>
          <w:rFonts w:cs="Gungsuh" w:hint="eastAsia"/>
        </w:rPr>
        <w:t>然而我們在分析預測結果後發現模型</w:t>
      </w:r>
      <w:r w:rsidRPr="00F204B4">
        <w:rPr>
          <w:rFonts w:cs="Gungsuh"/>
        </w:rPr>
        <w:t>是</w:t>
      </w:r>
      <w:r>
        <w:rPr>
          <w:rFonts w:cs="Gungsuh" w:hint="eastAsia"/>
        </w:rPr>
        <w:t>判斷小物件時較</w:t>
      </w:r>
      <w:r w:rsidRPr="00F204B4">
        <w:rPr>
          <w:rFonts w:cs="Gungsuh"/>
        </w:rPr>
        <w:t>不精準，因此</w:t>
      </w:r>
      <w:r w:rsidR="000A2CD6">
        <w:rPr>
          <w:rFonts w:cs="Gungsuh" w:hint="eastAsia"/>
        </w:rPr>
        <w:t>嘗試</w:t>
      </w:r>
      <w:r>
        <w:rPr>
          <w:rFonts w:cs="Gungsuh" w:hint="eastAsia"/>
        </w:rPr>
        <w:t>將</w:t>
      </w:r>
      <w:r w:rsidRPr="00F204B4">
        <w:rPr>
          <w:rFonts w:cs="Gungsuh"/>
        </w:rPr>
        <w:t>大的</w:t>
      </w:r>
      <w:r>
        <w:rPr>
          <w:rFonts w:cs="Gungsuh" w:hint="eastAsia"/>
        </w:rPr>
        <w:t>b</w:t>
      </w:r>
      <w:r>
        <w:rPr>
          <w:rFonts w:cs="Gungsuh"/>
        </w:rPr>
        <w:t xml:space="preserve">ounding box </w:t>
      </w:r>
      <w:proofErr w:type="gramStart"/>
      <w:r>
        <w:rPr>
          <w:rFonts w:cs="Gungsuh" w:hint="eastAsia"/>
        </w:rPr>
        <w:t>權</w:t>
      </w:r>
      <w:r w:rsidR="000A2CD6">
        <w:rPr>
          <w:rFonts w:cs="Gungsuh" w:hint="eastAsia"/>
        </w:rPr>
        <w:t>重</w:t>
      </w:r>
      <w:r>
        <w:rPr>
          <w:rFonts w:cs="Gungsuh" w:hint="eastAsia"/>
        </w:rPr>
        <w:t>改</w:t>
      </w:r>
      <w:proofErr w:type="gramEnd"/>
      <w:r>
        <w:rPr>
          <w:rFonts w:cs="Gungsuh" w:hint="eastAsia"/>
        </w:rPr>
        <w:t>為</w:t>
      </w:r>
      <w:r w:rsidRPr="00F204B4">
        <w:rPr>
          <w:rFonts w:cs="Gungsuh"/>
        </w:rPr>
        <w:t>5，小的</w:t>
      </w:r>
      <w:r>
        <w:rPr>
          <w:rFonts w:cs="Gungsuh" w:hint="eastAsia"/>
        </w:rPr>
        <w:t>改為</w:t>
      </w:r>
      <w:r w:rsidRPr="00F204B4">
        <w:rPr>
          <w:rFonts w:cs="Gungsuh"/>
        </w:rPr>
        <w:t>20，</w:t>
      </w:r>
      <w:r>
        <w:rPr>
          <w:rFonts w:cs="Gungsuh" w:hint="eastAsia"/>
        </w:rPr>
        <w:t>以此讓模型側重小物件的訓練。</w:t>
      </w:r>
      <w:r w:rsidRPr="00F204B4">
        <w:rPr>
          <w:rFonts w:cs="Gungsuh"/>
        </w:rPr>
        <w:t>但</w:t>
      </w:r>
      <w:r>
        <w:rPr>
          <w:rFonts w:cs="Gungsuh" w:hint="eastAsia"/>
        </w:rPr>
        <w:t>表現不如原先好</w:t>
      </w:r>
      <w:r w:rsidRPr="00F204B4">
        <w:rPr>
          <w:rFonts w:cs="Gungsuh"/>
        </w:rPr>
        <w:t>，因此</w:t>
      </w:r>
      <w:r>
        <w:rPr>
          <w:rFonts w:cs="Gungsuh" w:hint="eastAsia"/>
        </w:rPr>
        <w:t>最後仍沿</w:t>
      </w:r>
      <w:r w:rsidRPr="00F204B4">
        <w:rPr>
          <w:rFonts w:cs="Gungsuh"/>
        </w:rPr>
        <w:t>用舊的20</w:t>
      </w:r>
      <w:r>
        <w:rPr>
          <w:rFonts w:cs="Gungsuh" w:hint="eastAsia"/>
        </w:rPr>
        <w:t>。</w:t>
      </w:r>
    </w:p>
    <w:p w14:paraId="15D63E70" w14:textId="77777777" w:rsidR="000A2CD6" w:rsidRDefault="000A2CD6" w:rsidP="00C00E3B">
      <w:pPr>
        <w:spacing w:line="240" w:lineRule="auto"/>
        <w:ind w:firstLine="720"/>
        <w:rPr>
          <w:rFonts w:cs="Times New Roman"/>
        </w:rPr>
      </w:pPr>
    </w:p>
    <w:p w14:paraId="39BEBA5C" w14:textId="77777777" w:rsidR="0040731A" w:rsidRDefault="0040731A" w:rsidP="00C00E3B">
      <w:pPr>
        <w:spacing w:line="240" w:lineRule="auto"/>
        <w:rPr>
          <w:rFonts w:cs="Gungsuh"/>
          <w:lang w:val="en-US"/>
        </w:rPr>
      </w:pPr>
      <w:r w:rsidRPr="00A925C6">
        <w:rPr>
          <w:rFonts w:cs="Gungsuh" w:hint="eastAsia"/>
          <w:lang w:val="en-US"/>
        </w:rPr>
        <w:t>(</w:t>
      </w:r>
      <w:r w:rsidRPr="00A925C6">
        <w:rPr>
          <w:rFonts w:cs="Gungsuh"/>
          <w:lang w:val="en-US"/>
        </w:rPr>
        <w:t>c</w:t>
      </w:r>
      <w:r w:rsidRPr="00A925C6">
        <w:rPr>
          <w:rFonts w:cs="Gungsuh" w:hint="eastAsia"/>
          <w:lang w:val="en-US"/>
        </w:rPr>
        <w:t>)</w:t>
      </w:r>
      <w:r w:rsidR="00B82F37">
        <w:rPr>
          <w:rFonts w:cs="Gungsuh"/>
          <w:lang w:val="en-US"/>
        </w:rPr>
        <w:t xml:space="preserve"> </w:t>
      </w:r>
      <w:r>
        <w:rPr>
          <w:rFonts w:cs="Gungsuh" w:hint="eastAsia"/>
          <w:lang w:val="en-US"/>
        </w:rPr>
        <w:t xml:space="preserve">採用OHEM </w:t>
      </w:r>
      <w:r>
        <w:rPr>
          <w:rFonts w:cs="Gungsuh"/>
          <w:lang w:val="en-US"/>
        </w:rPr>
        <w:t>sampler</w:t>
      </w:r>
    </w:p>
    <w:p w14:paraId="65002513" w14:textId="53DD6689" w:rsidR="0040731A" w:rsidRDefault="000A2CD6" w:rsidP="00C00E3B">
      <w:pPr>
        <w:spacing w:line="240" w:lineRule="auto"/>
        <w:ind w:firstLine="720"/>
        <w:rPr>
          <w:rFonts w:cs="Times New Roman"/>
          <w:lang w:val="en-US"/>
        </w:rPr>
      </w:pPr>
      <w:r>
        <w:rPr>
          <w:rFonts w:cs="Gungsuh" w:hint="eastAsia"/>
        </w:rPr>
        <w:lastRenderedPageBreak/>
        <w:t>比較了訓練過程</w:t>
      </w:r>
      <w:r w:rsidR="0040731A" w:rsidRPr="00F204B4">
        <w:rPr>
          <w:rFonts w:cs="Gungsuh"/>
        </w:rPr>
        <w:t>使用</w:t>
      </w:r>
      <w:r w:rsidR="0040731A" w:rsidRPr="00F204B4">
        <w:rPr>
          <w:rFonts w:cs="Gungsuh"/>
          <w:lang w:val="en-US"/>
        </w:rPr>
        <w:t>random sampler</w:t>
      </w:r>
      <w:r>
        <w:rPr>
          <w:rFonts w:cs="Gungsuh" w:hint="eastAsia"/>
          <w:lang w:val="en-US"/>
        </w:rPr>
        <w:t xml:space="preserve">和OHEM </w:t>
      </w:r>
      <w:r>
        <w:rPr>
          <w:rFonts w:cs="Gungsuh"/>
          <w:lang w:val="en-US"/>
        </w:rPr>
        <w:t>sampler</w:t>
      </w:r>
      <w:r>
        <w:rPr>
          <w:rFonts w:cs="Gungsuh" w:hint="eastAsia"/>
          <w:lang w:val="en-US"/>
        </w:rPr>
        <w:t>的表現，</w:t>
      </w:r>
      <w:r w:rsidR="0040731A" w:rsidRPr="00F204B4">
        <w:rPr>
          <w:rFonts w:cs="Gungsuh"/>
        </w:rPr>
        <w:t>我們</w:t>
      </w:r>
      <w:r>
        <w:rPr>
          <w:rFonts w:cs="Gungsuh" w:hint="eastAsia"/>
          <w:lang w:val="en-US"/>
        </w:rPr>
        <w:t>選定</w:t>
      </w:r>
      <w:r w:rsidR="0040731A" w:rsidRPr="000A2CD6">
        <w:rPr>
          <w:rFonts w:cs="Gungsuh"/>
          <w:lang w:val="en-US"/>
        </w:rPr>
        <w:t>OHEM</w:t>
      </w:r>
      <w:r w:rsidR="0040731A" w:rsidRPr="00F204B4">
        <w:rPr>
          <w:rFonts w:cs="Gungsuh"/>
        </w:rPr>
        <w:t>更好</w:t>
      </w:r>
      <w:r>
        <w:rPr>
          <w:rFonts w:cs="Gungsuh" w:hint="eastAsia"/>
        </w:rPr>
        <w:t>地</w:t>
      </w:r>
      <w:r w:rsidR="0040731A" w:rsidRPr="00F204B4">
        <w:rPr>
          <w:rFonts w:cs="Gungsuh"/>
        </w:rPr>
        <w:t>平衡正負樣本的比例</w:t>
      </w:r>
      <w:r w:rsidR="0040731A" w:rsidRPr="000A2CD6">
        <w:rPr>
          <w:rFonts w:cs="Gungsuh"/>
          <w:lang w:val="en-US"/>
        </w:rPr>
        <w:t>，</w:t>
      </w:r>
      <w:r>
        <w:rPr>
          <w:rFonts w:cs="Gungsuh" w:hint="eastAsia"/>
          <w:lang w:val="en-US"/>
        </w:rPr>
        <w:t>讓模型在訓練過程能</w:t>
      </w:r>
      <w:r w:rsidR="0040731A" w:rsidRPr="00F204B4">
        <w:rPr>
          <w:rFonts w:cs="Gungsuh"/>
        </w:rPr>
        <w:t>專注於比較難</w:t>
      </w:r>
      <w:ins w:id="127" w:author="user" w:date="2022-06-13T16:46:00Z">
        <w:r w:rsidR="00433C34">
          <w:rPr>
            <w:rFonts w:cs="Gungsuh" w:hint="eastAsia"/>
          </w:rPr>
          <w:t>的</w:t>
        </w:r>
      </w:ins>
      <w:r w:rsidR="0040731A" w:rsidRPr="000A2CD6">
        <w:rPr>
          <w:rFonts w:cs="Gungsuh"/>
          <w:lang w:val="en-US"/>
        </w:rPr>
        <w:t>bbox</w:t>
      </w:r>
      <w:r>
        <w:rPr>
          <w:rFonts w:cs="Gungsuh" w:hint="eastAsia"/>
          <w:lang w:val="en-US"/>
        </w:rPr>
        <w:t>。</w:t>
      </w:r>
    </w:p>
    <w:p w14:paraId="2F088E46" w14:textId="77777777" w:rsidR="007F58C8" w:rsidRDefault="007F58C8" w:rsidP="00C00E3B">
      <w:pPr>
        <w:spacing w:line="240" w:lineRule="auto"/>
        <w:rPr>
          <w:rFonts w:cs="Times New Roman"/>
          <w:lang w:val="en-US"/>
        </w:rPr>
      </w:pPr>
    </w:p>
    <w:p w14:paraId="519B38F2" w14:textId="2A3ADBA2" w:rsidR="0040731A" w:rsidRPr="00E72FCE" w:rsidRDefault="0040731A" w:rsidP="00C00E3B">
      <w:pPr>
        <w:spacing w:line="240" w:lineRule="auto"/>
        <w:rPr>
          <w:rFonts w:cs="Times New Roman"/>
          <w:lang w:val="en-US"/>
        </w:rPr>
      </w:pPr>
      <w:r>
        <w:rPr>
          <w:rFonts w:cs="Times New Roman" w:hint="eastAsia"/>
          <w:lang w:val="en-US"/>
        </w:rPr>
        <w:t>(</w:t>
      </w:r>
      <w:r>
        <w:rPr>
          <w:rFonts w:cs="Times New Roman"/>
          <w:lang w:val="en-US"/>
        </w:rPr>
        <w:t>d</w:t>
      </w:r>
      <w:r>
        <w:rPr>
          <w:rFonts w:cs="Times New Roman" w:hint="eastAsia"/>
          <w:lang w:val="en-US"/>
        </w:rPr>
        <w:t>)刪去Lo</w:t>
      </w:r>
      <w:r>
        <w:rPr>
          <w:rFonts w:cs="Times New Roman"/>
          <w:lang w:val="en-US"/>
        </w:rPr>
        <w:t>ss function</w:t>
      </w:r>
      <w:r>
        <w:rPr>
          <w:rFonts w:cs="Times New Roman" w:hint="eastAsia"/>
          <w:lang w:val="en-US"/>
        </w:rPr>
        <w:t>中預測「類別」的L</w:t>
      </w:r>
      <w:r>
        <w:rPr>
          <w:rFonts w:cs="Times New Roman"/>
          <w:lang w:val="en-US"/>
        </w:rPr>
        <w:t>oss</w:t>
      </w:r>
    </w:p>
    <w:p w14:paraId="4AE47D19" w14:textId="0C8F8A4F" w:rsidR="0040731A" w:rsidRDefault="0040731A" w:rsidP="00C00E3B">
      <w:pPr>
        <w:spacing w:line="240" w:lineRule="auto"/>
        <w:ind w:firstLine="720"/>
        <w:rPr>
          <w:rFonts w:cs="Gungsuh"/>
          <w:lang w:val="en-US"/>
        </w:rPr>
      </w:pPr>
      <w:r w:rsidRPr="00E72FCE">
        <w:rPr>
          <w:rFonts w:cs="Gungsuh" w:hint="eastAsia"/>
          <w:lang w:val="en-US"/>
        </w:rPr>
        <w:t>O</w:t>
      </w:r>
      <w:r w:rsidRPr="00E72FCE">
        <w:rPr>
          <w:rFonts w:cs="Gungsuh"/>
          <w:lang w:val="en-US"/>
        </w:rPr>
        <w:t>bjec</w:t>
      </w:r>
      <w:r>
        <w:rPr>
          <w:rFonts w:cs="Gungsuh"/>
          <w:lang w:val="en-US"/>
        </w:rPr>
        <w:t>t detection</w:t>
      </w:r>
      <w:ins w:id="128" w:author="user" w:date="2022-06-13T16:46:00Z">
        <w:r w:rsidR="00642BBC">
          <w:rPr>
            <w:rFonts w:cs="Gungsuh" w:hint="eastAsia"/>
            <w:lang w:val="en-US"/>
          </w:rPr>
          <w:t>分支</w:t>
        </w:r>
      </w:ins>
      <w:del w:id="129" w:author="user" w:date="2022-06-13T16:46:00Z">
        <w:r w:rsidDel="00642BBC">
          <w:rPr>
            <w:rFonts w:cs="Gungsuh" w:hint="eastAsia"/>
            <w:lang w:val="en-US"/>
          </w:rPr>
          <w:delText>任務</w:delText>
        </w:r>
      </w:del>
      <w:r>
        <w:rPr>
          <w:rFonts w:cs="Gungsuh" w:hint="eastAsia"/>
          <w:lang w:val="en-US"/>
        </w:rPr>
        <w:t>中，L</w:t>
      </w:r>
      <w:r>
        <w:rPr>
          <w:rFonts w:cs="Gungsuh"/>
          <w:lang w:val="en-US"/>
        </w:rPr>
        <w:t>oss function</w:t>
      </w:r>
      <w:del w:id="130" w:author="user" w:date="2022-06-13T16:44:00Z">
        <w:r w:rsidDel="00B52DA8">
          <w:rPr>
            <w:rFonts w:cs="Gungsuh" w:hint="eastAsia"/>
            <w:lang w:val="en-US"/>
          </w:rPr>
          <w:delText>通常</w:delText>
        </w:r>
      </w:del>
      <w:r>
        <w:rPr>
          <w:rFonts w:cs="Gungsuh" w:hint="eastAsia"/>
          <w:lang w:val="en-US"/>
        </w:rPr>
        <w:t>包含兩大部分，負責物件類別的</w:t>
      </w:r>
      <w:r>
        <w:rPr>
          <w:rFonts w:cs="Gungsuh"/>
          <w:lang w:val="en-US"/>
        </w:rPr>
        <w:t>classification loss</w:t>
      </w:r>
      <w:r>
        <w:rPr>
          <w:rFonts w:cs="Gungsuh" w:hint="eastAsia"/>
          <w:lang w:val="en-US"/>
        </w:rPr>
        <w:t>和負責位置資訊的r</w:t>
      </w:r>
      <w:r>
        <w:rPr>
          <w:rFonts w:cs="Gungsuh"/>
          <w:lang w:val="en-US"/>
        </w:rPr>
        <w:t>egression loss</w:t>
      </w:r>
      <w:r>
        <w:rPr>
          <w:rFonts w:cs="Gungsuh" w:hint="eastAsia"/>
          <w:lang w:val="en-US"/>
        </w:rPr>
        <w:t>。因為在這次的比賽中，需要預測的物件僅有一類，因此我們</w:t>
      </w:r>
      <w:r w:rsidRPr="00F204B4">
        <w:rPr>
          <w:rFonts w:cs="Gungsuh"/>
        </w:rPr>
        <w:t>移除</w:t>
      </w:r>
      <w:r w:rsidRPr="00F204B4">
        <w:rPr>
          <w:rFonts w:cs="Gungsuh"/>
          <w:lang w:val="en-US"/>
        </w:rPr>
        <w:t>classification loss</w:t>
      </w:r>
      <w:r>
        <w:rPr>
          <w:rFonts w:cs="Gungsuh" w:hint="eastAsia"/>
          <w:lang w:val="en-US"/>
        </w:rPr>
        <w:t>。</w:t>
      </w:r>
      <w:ins w:id="131" w:author="user" w:date="2022-06-13T16:47:00Z">
        <w:r w:rsidR="00A05D67">
          <w:rPr>
            <w:rFonts w:cs="Gungsuh" w:hint="eastAsia"/>
            <w:lang w:val="en-US"/>
          </w:rPr>
          <w:t>而在</w:t>
        </w:r>
        <w:r w:rsidR="00A05D67" w:rsidRPr="00210095">
          <w:rPr>
            <w:lang w:val="en-US"/>
          </w:rPr>
          <w:t>Hybrid Task Cascade</w:t>
        </w:r>
        <w:r w:rsidR="00A05D67">
          <w:rPr>
            <w:rFonts w:hint="eastAsia"/>
            <w:lang w:val="en-US"/>
          </w:rPr>
          <w:t>的架構下，</w:t>
        </w:r>
        <w:r w:rsidR="00A05D67">
          <w:rPr>
            <w:lang w:val="en-US"/>
          </w:rPr>
          <w:t>segmentation</w:t>
        </w:r>
        <w:r w:rsidR="00A05D67">
          <w:rPr>
            <w:rFonts w:hint="eastAsia"/>
            <w:lang w:val="en-US"/>
          </w:rPr>
          <w:t>分支原本就不包含</w:t>
        </w:r>
        <w:r w:rsidR="00A05D67" w:rsidRPr="00F204B4">
          <w:rPr>
            <w:rFonts w:cs="Gungsuh"/>
            <w:lang w:val="en-US"/>
          </w:rPr>
          <w:t>classification loss</w:t>
        </w:r>
        <w:r w:rsidR="00A05D67">
          <w:rPr>
            <w:rFonts w:cs="Gungsuh" w:hint="eastAsia"/>
            <w:lang w:val="en-US"/>
          </w:rPr>
          <w:t>，故維持不變。</w:t>
        </w:r>
      </w:ins>
    </w:p>
    <w:p w14:paraId="14A63850" w14:textId="77777777" w:rsidR="009436F6" w:rsidRDefault="009436F6">
      <w:pPr>
        <w:spacing w:line="240" w:lineRule="auto"/>
        <w:rPr>
          <w:rFonts w:cs="Gungsuh"/>
          <w:lang w:val="en-US"/>
        </w:rPr>
        <w:pPrChange w:id="132" w:author="user" w:date="2022-06-13T16:46:00Z">
          <w:pPr>
            <w:spacing w:line="240" w:lineRule="auto"/>
            <w:ind w:firstLine="720"/>
          </w:pPr>
        </w:pPrChange>
      </w:pPr>
    </w:p>
    <w:p w14:paraId="3A9FF21D" w14:textId="77777777" w:rsidR="00B82F37" w:rsidRPr="00B82F37" w:rsidRDefault="00B82F37" w:rsidP="00C00E3B">
      <w:pPr>
        <w:spacing w:line="240" w:lineRule="auto"/>
        <w:rPr>
          <w:lang w:val="en-US"/>
        </w:rPr>
      </w:pPr>
      <w:r>
        <w:rPr>
          <w:rFonts w:hint="eastAsia"/>
        </w:rPr>
        <w:t>【</w:t>
      </w:r>
      <w:r w:rsidR="007A3C73" w:rsidRPr="007A3C73">
        <w:rPr>
          <w:rFonts w:hint="eastAsia"/>
          <w:lang w:val="en-US"/>
        </w:rPr>
        <w:t>Tr</w:t>
      </w:r>
      <w:r w:rsidR="007A3C73" w:rsidRPr="007A3C73">
        <w:rPr>
          <w:lang w:val="en-US"/>
        </w:rPr>
        <w:t xml:space="preserve">aining Time </w:t>
      </w:r>
      <w:r w:rsidRPr="00B82F37">
        <w:rPr>
          <w:rFonts w:hint="eastAsia"/>
          <w:lang w:val="en-US"/>
        </w:rPr>
        <w:t>D</w:t>
      </w:r>
      <w:r w:rsidRPr="00B82F37">
        <w:rPr>
          <w:lang w:val="en-US"/>
        </w:rPr>
        <w:t xml:space="preserve">ata </w:t>
      </w:r>
      <w:r w:rsidR="007A3C73">
        <w:rPr>
          <w:lang w:val="en-US"/>
        </w:rPr>
        <w:t>A</w:t>
      </w:r>
      <w:r w:rsidRPr="00B82F37">
        <w:rPr>
          <w:lang w:val="en-US"/>
        </w:rPr>
        <w:t>ugmentation</w:t>
      </w:r>
      <w:r>
        <w:rPr>
          <w:rFonts w:hint="eastAsia"/>
        </w:rPr>
        <w:t>】</w:t>
      </w:r>
    </w:p>
    <w:p w14:paraId="251807B2" w14:textId="77777777" w:rsidR="00FB4E3F" w:rsidRDefault="00FB4E3F" w:rsidP="00C00E3B">
      <w:pPr>
        <w:spacing w:line="240" w:lineRule="auto"/>
        <w:rPr>
          <w:lang w:val="en-US"/>
        </w:rPr>
      </w:pPr>
      <w:r>
        <w:rPr>
          <w:rFonts w:hint="eastAsia"/>
          <w:lang w:val="en-US"/>
        </w:rPr>
        <w:t>(</w:t>
      </w:r>
      <w:r>
        <w:rPr>
          <w:lang w:val="en-US"/>
        </w:rPr>
        <w:t xml:space="preserve">a) </w:t>
      </w:r>
      <w:r>
        <w:rPr>
          <w:rFonts w:hint="eastAsia"/>
          <w:lang w:val="en-US"/>
        </w:rPr>
        <w:t>基本資料擴增</w:t>
      </w:r>
    </w:p>
    <w:p w14:paraId="25EC043E" w14:textId="77777777" w:rsidR="00FB4E3F" w:rsidRDefault="00FB4E3F" w:rsidP="00C00E3B">
      <w:pPr>
        <w:pStyle w:val="af"/>
        <w:numPr>
          <w:ilvl w:val="0"/>
          <w:numId w:val="17"/>
        </w:numPr>
        <w:spacing w:line="240" w:lineRule="auto"/>
        <w:ind w:leftChars="0"/>
        <w:rPr>
          <w:lang w:val="en-US"/>
        </w:rPr>
      </w:pPr>
      <w:r w:rsidRPr="00FB4E3F">
        <w:rPr>
          <w:lang w:val="en-US"/>
        </w:rPr>
        <w:t>multiscale image size</w:t>
      </w:r>
      <w:r>
        <w:rPr>
          <w:rFonts w:hint="eastAsia"/>
          <w:lang w:val="en-US"/>
        </w:rPr>
        <w:t>：</w:t>
      </w:r>
      <w:r w:rsidRPr="00FB4E3F">
        <w:rPr>
          <w:lang w:val="en-US"/>
        </w:rPr>
        <w:t>[(376, 686), (520, 950)]</w:t>
      </w:r>
    </w:p>
    <w:p w14:paraId="6A6B8A6C" w14:textId="77777777" w:rsidR="00FB4E3F" w:rsidRDefault="00FB4E3F" w:rsidP="00C00E3B">
      <w:pPr>
        <w:pStyle w:val="af"/>
        <w:numPr>
          <w:ilvl w:val="0"/>
          <w:numId w:val="17"/>
        </w:numPr>
        <w:spacing w:line="240" w:lineRule="auto"/>
        <w:ind w:leftChars="0"/>
        <w:rPr>
          <w:lang w:val="en-US"/>
        </w:rPr>
      </w:pPr>
      <w:r w:rsidRPr="00690996">
        <w:rPr>
          <w:lang w:val="en-US"/>
        </w:rPr>
        <w:t>randomflip</w:t>
      </w:r>
      <w:r>
        <w:rPr>
          <w:rFonts w:hint="eastAsia"/>
          <w:lang w:val="en-US"/>
        </w:rPr>
        <w:t>: 機率：</w:t>
      </w:r>
      <w:r w:rsidRPr="00690996">
        <w:rPr>
          <w:lang w:val="en-US"/>
        </w:rPr>
        <w:t>0.5</w:t>
      </w:r>
    </w:p>
    <w:p w14:paraId="3AAA5183" w14:textId="77777777" w:rsidR="00FB4E3F" w:rsidRDefault="00FB4E3F" w:rsidP="00C00E3B">
      <w:pPr>
        <w:pStyle w:val="af"/>
        <w:numPr>
          <w:ilvl w:val="0"/>
          <w:numId w:val="17"/>
        </w:numPr>
        <w:spacing w:line="240" w:lineRule="auto"/>
        <w:ind w:leftChars="0"/>
        <w:rPr>
          <w:lang w:val="en-US"/>
        </w:rPr>
      </w:pPr>
      <w:r>
        <w:rPr>
          <w:rFonts w:hint="eastAsia"/>
          <w:lang w:val="en-US"/>
        </w:rPr>
        <w:t>標準化</w:t>
      </w:r>
    </w:p>
    <w:p w14:paraId="3305E73B" w14:textId="77777777" w:rsidR="00FB4E3F" w:rsidRDefault="00FB4E3F" w:rsidP="00C00E3B">
      <w:pPr>
        <w:pStyle w:val="af"/>
        <w:numPr>
          <w:ilvl w:val="1"/>
          <w:numId w:val="17"/>
        </w:numPr>
        <w:spacing w:line="240" w:lineRule="auto"/>
        <w:ind w:leftChars="0"/>
        <w:rPr>
          <w:lang w:val="en-US"/>
        </w:rPr>
      </w:pPr>
      <w:r w:rsidRPr="00FB4E3F">
        <w:rPr>
          <w:lang w:val="en-US"/>
        </w:rPr>
        <w:t>mean=[123.675, 116.28, 103.53]</w:t>
      </w:r>
    </w:p>
    <w:p w14:paraId="048497B5" w14:textId="77777777" w:rsidR="00FB4E3F" w:rsidRDefault="00FB4E3F" w:rsidP="00C00E3B">
      <w:pPr>
        <w:pStyle w:val="af"/>
        <w:numPr>
          <w:ilvl w:val="1"/>
          <w:numId w:val="17"/>
        </w:numPr>
        <w:spacing w:line="240" w:lineRule="auto"/>
        <w:ind w:leftChars="0"/>
        <w:rPr>
          <w:lang w:val="en-US"/>
        </w:rPr>
      </w:pPr>
      <w:r w:rsidRPr="00FB4E3F">
        <w:rPr>
          <w:lang w:val="en-US"/>
        </w:rPr>
        <w:t>std=[58.395, 57.12, 57.375]</w:t>
      </w:r>
    </w:p>
    <w:p w14:paraId="6DBCA2FD" w14:textId="77777777" w:rsidR="00FB4E3F" w:rsidRPr="00FB4E3F" w:rsidRDefault="00FB4E3F" w:rsidP="00C00E3B">
      <w:pPr>
        <w:pStyle w:val="af"/>
        <w:spacing w:line="240" w:lineRule="auto"/>
        <w:ind w:leftChars="0" w:left="960"/>
        <w:rPr>
          <w:lang w:val="en-US"/>
        </w:rPr>
      </w:pPr>
    </w:p>
    <w:p w14:paraId="78C5B280" w14:textId="77777777" w:rsidR="00B82F37" w:rsidRPr="00B82F37" w:rsidRDefault="00B82F37" w:rsidP="00C00E3B">
      <w:pPr>
        <w:spacing w:line="240" w:lineRule="auto"/>
        <w:rPr>
          <w:lang w:val="en-US"/>
        </w:rPr>
      </w:pPr>
      <w:r>
        <w:rPr>
          <w:rFonts w:hint="eastAsia"/>
          <w:lang w:val="en-US"/>
        </w:rPr>
        <w:t>(</w:t>
      </w:r>
      <w:r w:rsidR="00FB4E3F">
        <w:rPr>
          <w:rFonts w:hint="eastAsia"/>
          <w:lang w:val="en-US"/>
        </w:rPr>
        <w:t>b</w:t>
      </w:r>
      <w:r>
        <w:rPr>
          <w:rFonts w:hint="eastAsia"/>
          <w:lang w:val="en-US"/>
        </w:rPr>
        <w:t>)</w:t>
      </w:r>
      <w:r>
        <w:rPr>
          <w:lang w:val="en-US"/>
        </w:rPr>
        <w:t xml:space="preserve"> </w:t>
      </w:r>
      <w:r w:rsidRPr="00B82F37">
        <w:rPr>
          <w:lang w:val="en-US"/>
        </w:rPr>
        <w:t>albumentation</w:t>
      </w:r>
    </w:p>
    <w:p w14:paraId="535DDC99" w14:textId="2D1133E7" w:rsidR="00690996" w:rsidRPr="00FB4E3F" w:rsidRDefault="00B82F37" w:rsidP="00C00E3B">
      <w:pPr>
        <w:spacing w:line="240" w:lineRule="auto"/>
        <w:ind w:firstLine="720"/>
        <w:rPr>
          <w:lang w:val="en-US"/>
        </w:rPr>
      </w:pPr>
      <w:r w:rsidRPr="00B82F37">
        <w:rPr>
          <w:rFonts w:hint="eastAsia"/>
          <w:lang w:val="en-US"/>
        </w:rPr>
        <w:t>因為發現圖片</w:t>
      </w:r>
      <w:r>
        <w:rPr>
          <w:rFonts w:hint="eastAsia"/>
          <w:lang w:val="en-US"/>
        </w:rPr>
        <w:t>間</w:t>
      </w:r>
      <w:r w:rsidRPr="00B82F37">
        <w:rPr>
          <w:rFonts w:hint="eastAsia"/>
          <w:lang w:val="en-US"/>
        </w:rPr>
        <w:t>色調有明顯改變，因此</w:t>
      </w:r>
      <w:r>
        <w:rPr>
          <w:rFonts w:hint="eastAsia"/>
          <w:lang w:val="en-US"/>
        </w:rPr>
        <w:t>我們</w:t>
      </w:r>
      <w:r w:rsidRPr="00B82F37">
        <w:rPr>
          <w:rFonts w:hint="eastAsia"/>
          <w:lang w:val="en-US"/>
        </w:rPr>
        <w:t>增加了color jitter，</w:t>
      </w:r>
      <w:r>
        <w:rPr>
          <w:rFonts w:hint="eastAsia"/>
          <w:lang w:val="en-US"/>
        </w:rPr>
        <w:t>也</w:t>
      </w:r>
      <w:r w:rsidRPr="00B82F37">
        <w:rPr>
          <w:rFonts w:hint="eastAsia"/>
          <w:lang w:val="en-US"/>
        </w:rPr>
        <w:t>使用一些</w:t>
      </w:r>
      <w:ins w:id="133" w:author="user" w:date="2022-06-13T16:45:00Z">
        <w:r w:rsidR="0073430B">
          <w:rPr>
            <w:lang w:val="en-US"/>
          </w:rPr>
          <w:t>b</w:t>
        </w:r>
      </w:ins>
      <w:del w:id="134" w:author="user" w:date="2022-06-13T16:45:00Z">
        <w:r w:rsidRPr="00B82F37" w:rsidDel="0073430B">
          <w:rPr>
            <w:rFonts w:hint="eastAsia"/>
            <w:lang w:val="en-US"/>
          </w:rPr>
          <w:delText>B</w:delText>
        </w:r>
      </w:del>
      <w:r w:rsidRPr="00B82F37">
        <w:rPr>
          <w:rFonts w:hint="eastAsia"/>
          <w:lang w:val="en-US"/>
        </w:rPr>
        <w:t>lur</w:t>
      </w:r>
      <w:r>
        <w:rPr>
          <w:rFonts w:hint="eastAsia"/>
          <w:lang w:val="en-US"/>
        </w:rPr>
        <w:t>等技巧讓模型能適應不同</w:t>
      </w:r>
      <w:r w:rsidR="00690996">
        <w:rPr>
          <w:rFonts w:hint="eastAsia"/>
          <w:lang w:val="en-US"/>
        </w:rPr>
        <w:t>圖片。以下是我們使用的配置。</w:t>
      </w:r>
    </w:p>
    <w:p w14:paraId="52E4BC69" w14:textId="77777777" w:rsidR="00690996" w:rsidRDefault="00690996" w:rsidP="00C00E3B">
      <w:pPr>
        <w:pStyle w:val="af"/>
        <w:numPr>
          <w:ilvl w:val="0"/>
          <w:numId w:val="15"/>
        </w:numPr>
        <w:spacing w:line="240" w:lineRule="auto"/>
        <w:ind w:leftChars="0"/>
        <w:rPr>
          <w:lang w:val="en-US"/>
        </w:rPr>
      </w:pPr>
      <w:r w:rsidRPr="00B82F37">
        <w:rPr>
          <w:lang w:val="en-US"/>
        </w:rPr>
        <w:t>RandomBrightnessContrast</w:t>
      </w:r>
    </w:p>
    <w:p w14:paraId="2C1CF863" w14:textId="77777777" w:rsidR="00690996" w:rsidRDefault="00690996" w:rsidP="00C00E3B">
      <w:pPr>
        <w:pStyle w:val="af"/>
        <w:numPr>
          <w:ilvl w:val="1"/>
          <w:numId w:val="15"/>
        </w:numPr>
        <w:spacing w:line="240" w:lineRule="auto"/>
        <w:ind w:leftChars="0"/>
        <w:rPr>
          <w:lang w:val="en-US"/>
        </w:rPr>
      </w:pPr>
      <w:r>
        <w:rPr>
          <w:rFonts w:hint="eastAsia"/>
          <w:lang w:val="en-US"/>
        </w:rPr>
        <w:t>機率：0.1</w:t>
      </w:r>
    </w:p>
    <w:p w14:paraId="6E71CB8C" w14:textId="77777777" w:rsidR="00690996" w:rsidRPr="00690996" w:rsidRDefault="00690996" w:rsidP="00C00E3B">
      <w:pPr>
        <w:pStyle w:val="af"/>
        <w:numPr>
          <w:ilvl w:val="1"/>
          <w:numId w:val="15"/>
        </w:numPr>
        <w:spacing w:line="240" w:lineRule="auto"/>
        <w:ind w:leftChars="0"/>
        <w:rPr>
          <w:lang w:val="en-US"/>
        </w:rPr>
      </w:pPr>
      <w:r>
        <w:rPr>
          <w:rFonts w:hint="eastAsia"/>
          <w:lang w:val="en-US"/>
        </w:rPr>
        <w:t>亮度範圍：</w:t>
      </w:r>
      <w:r w:rsidRPr="00690996">
        <w:rPr>
          <w:lang w:val="en-US"/>
        </w:rPr>
        <w:t>[0.1, 0.3],</w:t>
      </w:r>
    </w:p>
    <w:p w14:paraId="1E9AB50B" w14:textId="77777777" w:rsidR="00B82F37" w:rsidRDefault="00690996" w:rsidP="00C00E3B">
      <w:pPr>
        <w:pStyle w:val="af"/>
        <w:numPr>
          <w:ilvl w:val="1"/>
          <w:numId w:val="15"/>
        </w:numPr>
        <w:spacing w:line="240" w:lineRule="auto"/>
        <w:ind w:leftChars="0"/>
        <w:rPr>
          <w:lang w:val="en-US"/>
        </w:rPr>
      </w:pPr>
      <w:r w:rsidRPr="00B82F37">
        <w:rPr>
          <w:lang w:val="en-US"/>
        </w:rPr>
        <w:t xml:space="preserve"> </w:t>
      </w:r>
      <w:r>
        <w:rPr>
          <w:rFonts w:hint="eastAsia"/>
          <w:lang w:val="en-US"/>
        </w:rPr>
        <w:t>對比範圍：</w:t>
      </w:r>
      <w:r w:rsidRPr="00B82F37">
        <w:rPr>
          <w:lang w:val="en-US"/>
        </w:rPr>
        <w:t>[0.1, 0.3]</w:t>
      </w:r>
    </w:p>
    <w:p w14:paraId="30203227" w14:textId="77777777" w:rsidR="00690996" w:rsidRDefault="00690996" w:rsidP="00C00E3B">
      <w:pPr>
        <w:pStyle w:val="af"/>
        <w:numPr>
          <w:ilvl w:val="0"/>
          <w:numId w:val="15"/>
        </w:numPr>
        <w:spacing w:line="240" w:lineRule="auto"/>
        <w:ind w:leftChars="0"/>
        <w:rPr>
          <w:lang w:val="en-US"/>
        </w:rPr>
      </w:pPr>
      <w:r>
        <w:rPr>
          <w:rFonts w:hint="eastAsia"/>
          <w:lang w:val="en-US"/>
        </w:rPr>
        <w:t>兩種不同顏色變換模式隨機擇</w:t>
      </w:r>
      <w:proofErr w:type="gramStart"/>
      <w:r>
        <w:rPr>
          <w:rFonts w:hint="eastAsia"/>
          <w:lang w:val="en-US"/>
        </w:rPr>
        <w:t>一</w:t>
      </w:r>
      <w:proofErr w:type="gramEnd"/>
    </w:p>
    <w:p w14:paraId="5E30BCC3" w14:textId="77777777" w:rsidR="00690996" w:rsidRDefault="00690996" w:rsidP="00C00E3B">
      <w:pPr>
        <w:pStyle w:val="af"/>
        <w:numPr>
          <w:ilvl w:val="1"/>
          <w:numId w:val="15"/>
        </w:numPr>
        <w:spacing w:line="240" w:lineRule="auto"/>
        <w:ind w:leftChars="0"/>
        <w:rPr>
          <w:lang w:val="en-US"/>
        </w:rPr>
      </w:pPr>
      <w:r w:rsidRPr="00690996">
        <w:rPr>
          <w:lang w:val="en-US"/>
        </w:rPr>
        <w:t>RGBShift</w:t>
      </w:r>
    </w:p>
    <w:p w14:paraId="0EC66055" w14:textId="77777777" w:rsidR="00690996" w:rsidRDefault="00690996" w:rsidP="00C00E3B">
      <w:pPr>
        <w:pStyle w:val="af"/>
        <w:numPr>
          <w:ilvl w:val="2"/>
          <w:numId w:val="15"/>
        </w:numPr>
        <w:spacing w:line="240" w:lineRule="auto"/>
        <w:ind w:leftChars="0"/>
        <w:rPr>
          <w:lang w:val="en-US"/>
        </w:rPr>
      </w:pPr>
      <w:r w:rsidRPr="00690996">
        <w:rPr>
          <w:lang w:val="en-US"/>
        </w:rPr>
        <w:t>r_shift_limit=10</w:t>
      </w:r>
    </w:p>
    <w:p w14:paraId="6B6A4809" w14:textId="77777777" w:rsidR="00690996" w:rsidRDefault="00690996" w:rsidP="00C00E3B">
      <w:pPr>
        <w:pStyle w:val="af"/>
        <w:numPr>
          <w:ilvl w:val="2"/>
          <w:numId w:val="15"/>
        </w:numPr>
        <w:spacing w:line="240" w:lineRule="auto"/>
        <w:ind w:leftChars="0"/>
        <w:rPr>
          <w:lang w:val="en-US"/>
        </w:rPr>
      </w:pPr>
      <w:r w:rsidRPr="00690996">
        <w:rPr>
          <w:lang w:val="en-US"/>
        </w:rPr>
        <w:t>g_shift_limit=10</w:t>
      </w:r>
    </w:p>
    <w:p w14:paraId="675A7315" w14:textId="77777777" w:rsidR="00690996" w:rsidRDefault="00690996" w:rsidP="00C00E3B">
      <w:pPr>
        <w:pStyle w:val="af"/>
        <w:numPr>
          <w:ilvl w:val="2"/>
          <w:numId w:val="15"/>
        </w:numPr>
        <w:spacing w:line="240" w:lineRule="auto"/>
        <w:ind w:leftChars="0"/>
        <w:rPr>
          <w:lang w:val="en-US"/>
        </w:rPr>
      </w:pPr>
      <w:r w:rsidRPr="00690996">
        <w:rPr>
          <w:lang w:val="en-US"/>
        </w:rPr>
        <w:t>b_shift_limit=10</w:t>
      </w:r>
    </w:p>
    <w:p w14:paraId="13FDE98A" w14:textId="77777777" w:rsidR="00690996" w:rsidRDefault="00690996" w:rsidP="00C00E3B">
      <w:pPr>
        <w:pStyle w:val="af"/>
        <w:numPr>
          <w:ilvl w:val="1"/>
          <w:numId w:val="15"/>
        </w:numPr>
        <w:spacing w:line="240" w:lineRule="auto"/>
        <w:ind w:leftChars="0"/>
        <w:rPr>
          <w:lang w:val="en-US"/>
        </w:rPr>
      </w:pPr>
      <w:r w:rsidRPr="00690996">
        <w:rPr>
          <w:lang w:val="en-US"/>
        </w:rPr>
        <w:t>HueSaturationValue</w:t>
      </w:r>
    </w:p>
    <w:p w14:paraId="0EF4FEBF" w14:textId="77777777" w:rsidR="00690996" w:rsidRDefault="00690996" w:rsidP="00C00E3B">
      <w:pPr>
        <w:pStyle w:val="af"/>
        <w:numPr>
          <w:ilvl w:val="2"/>
          <w:numId w:val="15"/>
        </w:numPr>
        <w:spacing w:line="240" w:lineRule="auto"/>
        <w:ind w:leftChars="0"/>
        <w:rPr>
          <w:lang w:val="en-US"/>
        </w:rPr>
      </w:pPr>
      <w:r w:rsidRPr="00690996">
        <w:rPr>
          <w:lang w:val="en-US"/>
        </w:rPr>
        <w:t>hue_shift_limit=20</w:t>
      </w:r>
    </w:p>
    <w:p w14:paraId="67DD8DEC" w14:textId="77777777" w:rsidR="00690996" w:rsidRDefault="00690996" w:rsidP="00C00E3B">
      <w:pPr>
        <w:pStyle w:val="af"/>
        <w:numPr>
          <w:ilvl w:val="2"/>
          <w:numId w:val="15"/>
        </w:numPr>
        <w:spacing w:line="240" w:lineRule="auto"/>
        <w:ind w:leftChars="0"/>
        <w:rPr>
          <w:lang w:val="en-US"/>
        </w:rPr>
      </w:pPr>
      <w:r w:rsidRPr="00690996">
        <w:rPr>
          <w:lang w:val="en-US"/>
        </w:rPr>
        <w:t>sat_shift_limit=30</w:t>
      </w:r>
    </w:p>
    <w:p w14:paraId="399A7AD7" w14:textId="77777777" w:rsidR="00690996" w:rsidRDefault="00690996" w:rsidP="00C00E3B">
      <w:pPr>
        <w:pStyle w:val="af"/>
        <w:numPr>
          <w:ilvl w:val="2"/>
          <w:numId w:val="15"/>
        </w:numPr>
        <w:spacing w:line="240" w:lineRule="auto"/>
        <w:ind w:leftChars="0"/>
        <w:rPr>
          <w:lang w:val="en-US"/>
        </w:rPr>
      </w:pPr>
      <w:r w:rsidRPr="00690996">
        <w:rPr>
          <w:lang w:val="en-US"/>
        </w:rPr>
        <w:t>val_shift_limit=20</w:t>
      </w:r>
    </w:p>
    <w:p w14:paraId="7667575B" w14:textId="77777777" w:rsidR="00690996" w:rsidRDefault="00690996" w:rsidP="00C00E3B">
      <w:pPr>
        <w:pStyle w:val="af"/>
        <w:numPr>
          <w:ilvl w:val="0"/>
          <w:numId w:val="15"/>
        </w:numPr>
        <w:spacing w:line="240" w:lineRule="auto"/>
        <w:ind w:leftChars="0"/>
        <w:rPr>
          <w:lang w:val="en-US"/>
        </w:rPr>
      </w:pPr>
      <w:r>
        <w:rPr>
          <w:rFonts w:hint="eastAsia"/>
          <w:lang w:val="en-US"/>
        </w:rPr>
        <w:t>三種不同模糊模式隨機擇</w:t>
      </w:r>
      <w:proofErr w:type="gramStart"/>
      <w:r>
        <w:rPr>
          <w:rFonts w:hint="eastAsia"/>
          <w:lang w:val="en-US"/>
        </w:rPr>
        <w:t>一</w:t>
      </w:r>
      <w:proofErr w:type="gramEnd"/>
    </w:p>
    <w:p w14:paraId="758F224F" w14:textId="77777777" w:rsidR="00690996" w:rsidRDefault="00B82F37" w:rsidP="00C00E3B">
      <w:pPr>
        <w:pStyle w:val="af"/>
        <w:numPr>
          <w:ilvl w:val="1"/>
          <w:numId w:val="15"/>
        </w:numPr>
        <w:spacing w:line="240" w:lineRule="auto"/>
        <w:ind w:leftChars="0"/>
        <w:rPr>
          <w:lang w:val="en-US"/>
        </w:rPr>
      </w:pPr>
      <w:r w:rsidRPr="00690996">
        <w:rPr>
          <w:lang w:val="en-US"/>
        </w:rPr>
        <w:t>Blur,blur_limit=3</w:t>
      </w:r>
    </w:p>
    <w:p w14:paraId="0F243267" w14:textId="77777777" w:rsidR="00690996" w:rsidRDefault="00B82F37" w:rsidP="00C00E3B">
      <w:pPr>
        <w:pStyle w:val="af"/>
        <w:numPr>
          <w:ilvl w:val="1"/>
          <w:numId w:val="15"/>
        </w:numPr>
        <w:spacing w:line="240" w:lineRule="auto"/>
        <w:ind w:leftChars="0"/>
        <w:rPr>
          <w:lang w:val="en-US"/>
        </w:rPr>
      </w:pPr>
      <w:r w:rsidRPr="00690996">
        <w:rPr>
          <w:lang w:val="en-US"/>
        </w:rPr>
        <w:t>MedianBlur, blur_limit=3</w:t>
      </w:r>
    </w:p>
    <w:p w14:paraId="7AAE5D13" w14:textId="77777777" w:rsidR="00B82F37" w:rsidRDefault="00B82F37" w:rsidP="00C00E3B">
      <w:pPr>
        <w:pStyle w:val="af"/>
        <w:numPr>
          <w:ilvl w:val="1"/>
          <w:numId w:val="15"/>
        </w:numPr>
        <w:spacing w:line="240" w:lineRule="auto"/>
        <w:ind w:leftChars="0"/>
        <w:rPr>
          <w:lang w:val="en-US"/>
        </w:rPr>
      </w:pPr>
      <w:r w:rsidRPr="00B82F37">
        <w:rPr>
          <w:lang w:val="en-US"/>
        </w:rPr>
        <w:t>MotionBlur, blur_limit=6</w:t>
      </w:r>
    </w:p>
    <w:p w14:paraId="0E35A2EF" w14:textId="77777777" w:rsidR="00FB4E3F" w:rsidRDefault="00FB4E3F" w:rsidP="00C00E3B">
      <w:pPr>
        <w:spacing w:line="240" w:lineRule="auto"/>
        <w:rPr>
          <w:lang w:val="en-US"/>
        </w:rPr>
      </w:pPr>
    </w:p>
    <w:p w14:paraId="3AB85635" w14:textId="77777777" w:rsidR="00FB4E3F" w:rsidRPr="00FB4E3F" w:rsidRDefault="00FB4E3F" w:rsidP="00C00E3B">
      <w:pPr>
        <w:spacing w:line="240" w:lineRule="auto"/>
        <w:rPr>
          <w:lang w:val="en-US"/>
        </w:rPr>
      </w:pPr>
      <w:r>
        <w:rPr>
          <w:rFonts w:hint="eastAsia"/>
          <w:lang w:val="en-US"/>
        </w:rPr>
        <w:t>(c)</w:t>
      </w:r>
      <w:r>
        <w:rPr>
          <w:lang w:val="en-US"/>
        </w:rPr>
        <w:t xml:space="preserve"> </w:t>
      </w:r>
      <w:r w:rsidRPr="00FB4E3F">
        <w:rPr>
          <w:rFonts w:hint="eastAsia"/>
          <w:lang w:val="en-US"/>
        </w:rPr>
        <w:t>Mosaic and mixup</w:t>
      </w:r>
      <w:r>
        <w:rPr>
          <w:rFonts w:hint="eastAsia"/>
          <w:lang w:val="en-US"/>
        </w:rPr>
        <w:t>：</w:t>
      </w:r>
      <w:r w:rsidRPr="00FB4E3F">
        <w:rPr>
          <w:rFonts w:hint="eastAsia"/>
          <w:lang w:val="en-US"/>
        </w:rPr>
        <w:t>0.2</w:t>
      </w:r>
    </w:p>
    <w:p w14:paraId="4CD00F9C" w14:textId="77777777" w:rsidR="00420A42" w:rsidRPr="00420A42" w:rsidRDefault="00FB4E3F" w:rsidP="00C00E3B">
      <w:pPr>
        <w:spacing w:line="240" w:lineRule="auto"/>
        <w:ind w:firstLine="720"/>
        <w:rPr>
          <w:lang w:val="en-US"/>
        </w:rPr>
      </w:pPr>
      <w:r>
        <w:rPr>
          <w:rFonts w:hint="eastAsia"/>
          <w:lang w:val="en-US"/>
        </w:rPr>
        <w:t>我們在借鑒了</w:t>
      </w:r>
      <w:r w:rsidRPr="00FB4E3F">
        <w:rPr>
          <w:rFonts w:hint="eastAsia"/>
          <w:lang w:val="en-US"/>
        </w:rPr>
        <w:t>yolo</w:t>
      </w:r>
      <w:r>
        <w:rPr>
          <w:lang w:val="en-US"/>
        </w:rPr>
        <w:t>V4</w:t>
      </w:r>
      <w:r w:rsidRPr="00FB4E3F">
        <w:rPr>
          <w:rFonts w:hint="eastAsia"/>
          <w:lang w:val="en-US"/>
        </w:rPr>
        <w:t>的</w:t>
      </w:r>
      <w:r>
        <w:rPr>
          <w:rFonts w:hint="eastAsia"/>
          <w:lang w:val="en-US"/>
        </w:rPr>
        <w:t>論文後</w:t>
      </w:r>
      <w:r w:rsidRPr="00FB4E3F">
        <w:rPr>
          <w:rFonts w:hint="eastAsia"/>
          <w:lang w:val="en-US"/>
        </w:rPr>
        <w:t>，</w:t>
      </w:r>
      <w:r>
        <w:rPr>
          <w:rFonts w:hint="eastAsia"/>
          <w:lang w:val="en-US"/>
        </w:rPr>
        <w:t>決定嘗試該篇論文使用過的這</w:t>
      </w:r>
      <w:r w:rsidRPr="00FB4E3F">
        <w:rPr>
          <w:rFonts w:hint="eastAsia"/>
          <w:lang w:val="en-US"/>
        </w:rPr>
        <w:t>兩</w:t>
      </w:r>
      <w:proofErr w:type="gramStart"/>
      <w:r w:rsidRPr="00FB4E3F">
        <w:rPr>
          <w:rFonts w:hint="eastAsia"/>
          <w:lang w:val="en-US"/>
        </w:rPr>
        <w:t>個</w:t>
      </w:r>
      <w:proofErr w:type="gramEnd"/>
      <w:r>
        <w:rPr>
          <w:rFonts w:hint="eastAsia"/>
          <w:lang w:val="en-US"/>
        </w:rPr>
        <w:t>資料擴增</w:t>
      </w:r>
      <w:r w:rsidRPr="00FB4E3F">
        <w:rPr>
          <w:rFonts w:hint="eastAsia"/>
          <w:lang w:val="en-US"/>
        </w:rPr>
        <w:t>技巧，成功提升了</w:t>
      </w:r>
      <w:r w:rsidR="00420A42">
        <w:rPr>
          <w:rFonts w:hint="eastAsia"/>
          <w:lang w:val="en-US"/>
        </w:rPr>
        <w:t>我們的模型表現。</w:t>
      </w:r>
    </w:p>
    <w:p w14:paraId="64F3C423" w14:textId="77777777" w:rsidR="00420A42" w:rsidRDefault="00420A42" w:rsidP="00C00E3B">
      <w:pPr>
        <w:pStyle w:val="af"/>
        <w:numPr>
          <w:ilvl w:val="0"/>
          <w:numId w:val="18"/>
        </w:numPr>
        <w:spacing w:line="240" w:lineRule="auto"/>
        <w:ind w:leftChars="0"/>
        <w:rPr>
          <w:lang w:val="en-US"/>
        </w:rPr>
      </w:pPr>
      <w:r w:rsidRPr="00420A42">
        <w:rPr>
          <w:lang w:val="en-US"/>
        </w:rPr>
        <w:t>Mosaic</w:t>
      </w:r>
    </w:p>
    <w:p w14:paraId="76B86534" w14:textId="77777777" w:rsidR="00420A42" w:rsidRDefault="00420A42" w:rsidP="00C00E3B">
      <w:pPr>
        <w:pStyle w:val="af"/>
        <w:numPr>
          <w:ilvl w:val="1"/>
          <w:numId w:val="18"/>
        </w:numPr>
        <w:spacing w:line="240" w:lineRule="auto"/>
        <w:ind w:leftChars="0"/>
        <w:rPr>
          <w:lang w:val="en-US"/>
        </w:rPr>
      </w:pPr>
      <w:r w:rsidRPr="00420A42">
        <w:rPr>
          <w:lang w:val="en-US"/>
        </w:rPr>
        <w:t>img_scale=(942, 1716)</w:t>
      </w:r>
    </w:p>
    <w:p w14:paraId="1B0F6AB6" w14:textId="77777777" w:rsidR="00420A42" w:rsidRDefault="00420A42" w:rsidP="00C00E3B">
      <w:pPr>
        <w:pStyle w:val="af"/>
        <w:numPr>
          <w:ilvl w:val="1"/>
          <w:numId w:val="18"/>
        </w:numPr>
        <w:spacing w:line="240" w:lineRule="auto"/>
        <w:ind w:leftChars="0"/>
        <w:rPr>
          <w:lang w:val="en-US"/>
        </w:rPr>
      </w:pPr>
      <w:r w:rsidRPr="00420A42">
        <w:rPr>
          <w:lang w:val="en-US"/>
        </w:rPr>
        <w:lastRenderedPageBreak/>
        <w:t>pad_val=114.0</w:t>
      </w:r>
    </w:p>
    <w:p w14:paraId="397D9478" w14:textId="77777777" w:rsidR="00420A42" w:rsidRPr="00791EBA" w:rsidRDefault="00420A42" w:rsidP="00C00E3B">
      <w:pPr>
        <w:pStyle w:val="af"/>
        <w:numPr>
          <w:ilvl w:val="1"/>
          <w:numId w:val="18"/>
        </w:numPr>
        <w:spacing w:line="240" w:lineRule="auto"/>
        <w:ind w:leftChars="0"/>
        <w:rPr>
          <w:lang w:val="en-US"/>
        </w:rPr>
      </w:pPr>
      <w:r>
        <w:rPr>
          <w:rFonts w:hint="eastAsia"/>
          <w:lang w:val="en-US"/>
        </w:rPr>
        <w:t>機率</w:t>
      </w:r>
      <w:r w:rsidRPr="00420A42">
        <w:rPr>
          <w:lang w:val="en-US"/>
        </w:rPr>
        <w:t>=0.2</w:t>
      </w:r>
    </w:p>
    <w:p w14:paraId="21B59CF5" w14:textId="77777777" w:rsidR="00420A42" w:rsidRDefault="00FB4E3F" w:rsidP="00C00E3B">
      <w:pPr>
        <w:pStyle w:val="af"/>
        <w:numPr>
          <w:ilvl w:val="0"/>
          <w:numId w:val="18"/>
        </w:numPr>
        <w:spacing w:line="240" w:lineRule="auto"/>
        <w:ind w:leftChars="0"/>
        <w:rPr>
          <w:lang w:val="en-US"/>
        </w:rPr>
      </w:pPr>
      <w:r w:rsidRPr="00420A42">
        <w:rPr>
          <w:lang w:val="en-US"/>
        </w:rPr>
        <w:t>MixUp</w:t>
      </w:r>
    </w:p>
    <w:p w14:paraId="4F5322EB" w14:textId="77777777" w:rsidR="00420A42" w:rsidRDefault="00FB4E3F" w:rsidP="00C00E3B">
      <w:pPr>
        <w:pStyle w:val="af"/>
        <w:numPr>
          <w:ilvl w:val="1"/>
          <w:numId w:val="18"/>
        </w:numPr>
        <w:spacing w:line="240" w:lineRule="auto"/>
        <w:ind w:leftChars="0"/>
        <w:rPr>
          <w:lang w:val="en-US"/>
        </w:rPr>
      </w:pPr>
      <w:r w:rsidRPr="00420A42">
        <w:rPr>
          <w:lang w:val="en-US"/>
        </w:rPr>
        <w:t>img_scale=(942, 1716)</w:t>
      </w:r>
    </w:p>
    <w:p w14:paraId="436F68E3" w14:textId="77777777" w:rsidR="00420A42" w:rsidRDefault="00FB4E3F" w:rsidP="00C00E3B">
      <w:pPr>
        <w:pStyle w:val="af"/>
        <w:numPr>
          <w:ilvl w:val="1"/>
          <w:numId w:val="18"/>
        </w:numPr>
        <w:spacing w:line="240" w:lineRule="auto"/>
        <w:ind w:leftChars="0"/>
        <w:rPr>
          <w:lang w:val="en-US"/>
        </w:rPr>
      </w:pPr>
      <w:r w:rsidRPr="00420A42">
        <w:rPr>
          <w:lang w:val="en-US"/>
        </w:rPr>
        <w:t>ratio_range=(0.8, 1.6)</w:t>
      </w:r>
    </w:p>
    <w:p w14:paraId="2417AC4D" w14:textId="77777777" w:rsidR="00420A42" w:rsidRDefault="00FB4E3F" w:rsidP="00C00E3B">
      <w:pPr>
        <w:pStyle w:val="af"/>
        <w:numPr>
          <w:ilvl w:val="1"/>
          <w:numId w:val="18"/>
        </w:numPr>
        <w:spacing w:line="240" w:lineRule="auto"/>
        <w:ind w:leftChars="0"/>
        <w:rPr>
          <w:lang w:val="en-US"/>
        </w:rPr>
      </w:pPr>
      <w:r w:rsidRPr="00420A42">
        <w:rPr>
          <w:lang w:val="en-US"/>
        </w:rPr>
        <w:t>pad_val=114.0</w:t>
      </w:r>
    </w:p>
    <w:p w14:paraId="3B39C5AA" w14:textId="76E5A23F" w:rsidR="00690996" w:rsidRDefault="00420A42" w:rsidP="00C00E3B">
      <w:pPr>
        <w:pStyle w:val="af"/>
        <w:numPr>
          <w:ilvl w:val="1"/>
          <w:numId w:val="18"/>
        </w:numPr>
        <w:spacing w:line="240" w:lineRule="auto"/>
        <w:ind w:leftChars="0"/>
        <w:rPr>
          <w:lang w:val="en-US"/>
        </w:rPr>
      </w:pPr>
      <w:r>
        <w:rPr>
          <w:rFonts w:hint="eastAsia"/>
          <w:lang w:val="en-US"/>
        </w:rPr>
        <w:t>機率</w:t>
      </w:r>
      <w:r w:rsidR="00FB4E3F" w:rsidRPr="00420A42">
        <w:rPr>
          <w:lang w:val="en-US"/>
        </w:rPr>
        <w:t>=0.2</w:t>
      </w:r>
    </w:p>
    <w:p w14:paraId="628E4CBC" w14:textId="24A6A8E8" w:rsidR="005C3939" w:rsidRPr="005C3939" w:rsidDel="00596EDC" w:rsidRDefault="005C3939" w:rsidP="005C3939">
      <w:pPr>
        <w:spacing w:line="240" w:lineRule="auto"/>
        <w:rPr>
          <w:del w:id="135" w:author="user" w:date="2022-06-13T19:04:00Z"/>
          <w:lang w:val="en-US"/>
        </w:rPr>
      </w:pPr>
    </w:p>
    <w:p w14:paraId="3260CD5F" w14:textId="1C097C60" w:rsidR="007A3C73" w:rsidRPr="007A3C73" w:rsidDel="00D76F54" w:rsidRDefault="007A3C73" w:rsidP="00C00E3B">
      <w:pPr>
        <w:spacing w:line="240" w:lineRule="auto"/>
        <w:rPr>
          <w:del w:id="136" w:author="user" w:date="2022-06-13T16:54:00Z"/>
          <w:lang w:val="en-US"/>
        </w:rPr>
      </w:pPr>
      <w:del w:id="137" w:author="user" w:date="2022-06-13T16:54:00Z">
        <w:r w:rsidDel="00D76F54">
          <w:rPr>
            <w:rFonts w:hint="eastAsia"/>
          </w:rPr>
          <w:delText>【</w:delText>
        </w:r>
        <w:r w:rsidRPr="007A3C73" w:rsidDel="00D76F54">
          <w:rPr>
            <w:rFonts w:hint="eastAsia"/>
            <w:lang w:val="en-US"/>
          </w:rPr>
          <w:delText>T</w:delText>
        </w:r>
        <w:r w:rsidDel="00D76F54">
          <w:rPr>
            <w:lang w:val="en-US"/>
          </w:rPr>
          <w:delText>esting</w:delText>
        </w:r>
        <w:r w:rsidRPr="007A3C73" w:rsidDel="00D76F54">
          <w:rPr>
            <w:lang w:val="en-US"/>
          </w:rPr>
          <w:delText xml:space="preserve"> Time </w:delText>
        </w:r>
        <w:r w:rsidRPr="007A3C73" w:rsidDel="00D76F54">
          <w:rPr>
            <w:rFonts w:hint="eastAsia"/>
            <w:lang w:val="en-US"/>
          </w:rPr>
          <w:delText>D</w:delText>
        </w:r>
        <w:r w:rsidRPr="007A3C73" w:rsidDel="00D76F54">
          <w:rPr>
            <w:lang w:val="en-US"/>
          </w:rPr>
          <w:delText>ata Augmentation</w:delText>
        </w:r>
        <w:r w:rsidDel="00D76F54">
          <w:rPr>
            <w:rFonts w:hint="eastAsia"/>
          </w:rPr>
          <w:delText>】</w:delText>
        </w:r>
      </w:del>
    </w:p>
    <w:p w14:paraId="46B37B58" w14:textId="4C315624" w:rsidR="007A3C73" w:rsidRPr="007A3C73" w:rsidDel="00D76F54" w:rsidRDefault="007A3C73" w:rsidP="00C00E3B">
      <w:pPr>
        <w:spacing w:line="240" w:lineRule="auto"/>
        <w:rPr>
          <w:del w:id="138" w:author="user" w:date="2022-06-13T16:54:00Z"/>
          <w:lang w:val="en-US"/>
        </w:rPr>
      </w:pPr>
      <w:del w:id="139" w:author="user" w:date="2022-06-13T16:54:00Z">
        <w:r w:rsidDel="00D76F54">
          <w:rPr>
            <w:rFonts w:hint="eastAsia"/>
            <w:lang w:val="en-US"/>
          </w:rPr>
          <w:delText>(a)</w:delText>
        </w:r>
        <w:r w:rsidDel="00D76F54">
          <w:rPr>
            <w:lang w:val="en-US"/>
          </w:rPr>
          <w:delText xml:space="preserve"> </w:delText>
        </w:r>
        <w:r w:rsidRPr="007A3C73" w:rsidDel="00D76F54">
          <w:rPr>
            <w:lang w:val="en-US"/>
          </w:rPr>
          <w:delText>MultiScaleFlipAug</w:delText>
        </w:r>
      </w:del>
    </w:p>
    <w:p w14:paraId="6F23CC31" w14:textId="55821B36" w:rsidR="008062EE" w:rsidDel="00D76F54" w:rsidRDefault="007A3C73">
      <w:pPr>
        <w:spacing w:line="240" w:lineRule="auto"/>
        <w:ind w:leftChars="177" w:left="425" w:firstLine="568"/>
        <w:rPr>
          <w:del w:id="140" w:author="user" w:date="2022-06-13T16:54:00Z"/>
          <w:lang w:val="en-US"/>
        </w:rPr>
        <w:pPrChange w:id="141" w:author="user" w:date="2022-06-13T16:51:00Z">
          <w:pPr>
            <w:spacing w:line="240" w:lineRule="auto"/>
            <w:ind w:firstLine="720"/>
          </w:pPr>
        </w:pPrChange>
      </w:pPr>
      <w:del w:id="142" w:author="user" w:date="2022-06-13T16:54:00Z">
        <w:r w:rsidDel="00D76F54">
          <w:rPr>
            <w:rFonts w:hint="eastAsia"/>
            <w:lang w:val="en-US"/>
          </w:rPr>
          <w:delText>透過將同一張照片翻轉、縮放後投入模型得到複數預測結果，將所有預測結果匯總篩選出更高機率的預測框。</w:delText>
        </w:r>
      </w:del>
    </w:p>
    <w:p w14:paraId="1C5B1BBC" w14:textId="49197101" w:rsidR="007A3C73" w:rsidRPr="007A3C73" w:rsidDel="000A02EF" w:rsidRDefault="007A3C73" w:rsidP="00C00E3B">
      <w:pPr>
        <w:spacing w:line="240" w:lineRule="auto"/>
        <w:rPr>
          <w:del w:id="143" w:author="user" w:date="2022-06-13T16:49:00Z"/>
          <w:lang w:val="en-US"/>
        </w:rPr>
      </w:pPr>
      <w:del w:id="144" w:author="user" w:date="2022-06-13T16:54:00Z">
        <w:r w:rsidDel="00D76F54">
          <w:rPr>
            <w:rFonts w:hint="eastAsia"/>
            <w:lang w:val="en-US"/>
          </w:rPr>
          <w:delText>(</w:delText>
        </w:r>
        <w:r w:rsidDel="00D76F54">
          <w:rPr>
            <w:lang w:val="en-US"/>
          </w:rPr>
          <w:delText xml:space="preserve">b) </w:delText>
        </w:r>
        <w:r w:rsidRPr="007A3C73" w:rsidDel="00D76F54">
          <w:rPr>
            <w:rFonts w:hint="eastAsia"/>
            <w:lang w:val="en-US"/>
          </w:rPr>
          <w:delText>將nms改成soft_nms</w:delText>
        </w:r>
        <w:r w:rsidR="000237F1" w:rsidDel="00D76F54">
          <w:rPr>
            <w:rFonts w:hint="eastAsia"/>
            <w:lang w:val="en-US"/>
          </w:rPr>
          <w:delText>，並</w:delText>
        </w:r>
        <w:r w:rsidDel="00D76F54">
          <w:rPr>
            <w:rFonts w:hint="eastAsia"/>
            <w:lang w:val="en-US"/>
          </w:rPr>
          <w:delText>將</w:delText>
        </w:r>
        <w:r w:rsidRPr="007A3C73" w:rsidDel="00D76F54">
          <w:rPr>
            <w:rFonts w:hint="eastAsia"/>
            <w:lang w:val="en-US"/>
          </w:rPr>
          <w:delText>max bbox per image改成比賽方提出的200</w:delText>
        </w:r>
      </w:del>
    </w:p>
    <w:p w14:paraId="6E43B25E" w14:textId="5113CA77" w:rsidR="007A3C73" w:rsidRPr="007A3C73" w:rsidDel="000A02EF" w:rsidRDefault="007A3C73">
      <w:pPr>
        <w:spacing w:line="240" w:lineRule="auto"/>
        <w:rPr>
          <w:del w:id="145" w:author="user" w:date="2022-06-13T16:49:00Z"/>
          <w:lang w:val="en-US"/>
        </w:rPr>
      </w:pPr>
      <w:del w:id="146" w:author="user" w:date="2022-06-13T16:49:00Z">
        <w:r w:rsidDel="000A02EF">
          <w:rPr>
            <w:lang w:val="en-US"/>
          </w:rPr>
          <w:delText xml:space="preserve">(c) </w:delText>
        </w:r>
        <w:r w:rsidRPr="007A3C73" w:rsidDel="000A02EF">
          <w:rPr>
            <w:lang w:val="en-US"/>
          </w:rPr>
          <w:delText>Weighted boxes Fusion</w:delText>
        </w:r>
      </w:del>
    </w:p>
    <w:p w14:paraId="361EAD65" w14:textId="701102A3" w:rsidR="00420A42" w:rsidRPr="007A3C73" w:rsidDel="00D76F54" w:rsidRDefault="003B252D">
      <w:pPr>
        <w:spacing w:line="240" w:lineRule="auto"/>
        <w:rPr>
          <w:del w:id="147" w:author="user" w:date="2022-06-13T16:54:00Z"/>
          <w:lang w:val="en-US"/>
        </w:rPr>
        <w:pPrChange w:id="148" w:author="user" w:date="2022-06-13T16:49:00Z">
          <w:pPr>
            <w:spacing w:line="240" w:lineRule="auto"/>
            <w:ind w:firstLine="720"/>
          </w:pPr>
        </w:pPrChange>
      </w:pPr>
      <w:del w:id="149" w:author="user" w:date="2022-06-13T16:49:00Z">
        <w:r w:rsidDel="000A02EF">
          <w:rPr>
            <w:rFonts w:hint="eastAsia"/>
            <w:lang w:val="en-US"/>
          </w:rPr>
          <w:delText>我們了</w:delText>
        </w:r>
        <w:r w:rsidR="007A3C73" w:rsidRPr="007A3C73" w:rsidDel="000A02EF">
          <w:rPr>
            <w:rFonts w:hint="eastAsia"/>
            <w:lang w:val="en-US"/>
          </w:rPr>
          <w:delText>使用</w:delText>
        </w:r>
        <w:r w:rsidDel="000A02EF">
          <w:rPr>
            <w:rFonts w:hint="eastAsia"/>
            <w:lang w:val="en-US"/>
          </w:rPr>
          <w:delText>論文</w:delText>
        </w:r>
        <w:r w:rsidR="002558CB" w:rsidDel="000A02EF">
          <w:fldChar w:fldCharType="begin"/>
        </w:r>
        <w:r w:rsidR="002558CB" w:rsidRPr="004B192C" w:rsidDel="000A02EF">
          <w:rPr>
            <w:lang w:val="en-US"/>
            <w:rPrChange w:id="150" w:author="user" w:date="2022-06-13T16:52:00Z">
              <w:rPr/>
            </w:rPrChange>
          </w:rPr>
          <w:delInstrText xml:space="preserve"> HYPERLINK "https://arxiv.org/pdf/1910.13302.pdf" </w:delInstrText>
        </w:r>
        <w:r w:rsidR="002558CB" w:rsidDel="000A02EF">
          <w:fldChar w:fldCharType="separate"/>
        </w:r>
        <w:r w:rsidR="00E233E4" w:rsidRPr="003B252D" w:rsidDel="000A02EF">
          <w:rPr>
            <w:rStyle w:val="af9"/>
            <w:lang w:val="en-US"/>
          </w:rPr>
          <w:delText>Weighted boxes fusion: Ensembling boxes from different object detection models</w:delText>
        </w:r>
        <w:r w:rsidR="002558CB" w:rsidDel="000A02EF">
          <w:rPr>
            <w:rStyle w:val="af9"/>
            <w:lang w:val="en-US"/>
          </w:rPr>
          <w:fldChar w:fldCharType="end"/>
        </w:r>
        <w:r w:rsidR="007A3C73" w:rsidRPr="007A3C73" w:rsidDel="000A02EF">
          <w:rPr>
            <w:rFonts w:hint="eastAsia"/>
            <w:lang w:val="en-US"/>
          </w:rPr>
          <w:delText>的技巧融合</w:delText>
        </w:r>
        <w:r w:rsidDel="000A02EF">
          <w:rPr>
            <w:rFonts w:hint="eastAsia"/>
            <w:lang w:val="en-US"/>
          </w:rPr>
          <w:delText>使用了各式</w:delText>
        </w:r>
        <w:r w:rsidR="007A3C73" w:rsidRPr="007A3C73" w:rsidDel="000A02EF">
          <w:rPr>
            <w:rFonts w:hint="eastAsia"/>
            <w:lang w:val="en-US"/>
          </w:rPr>
          <w:delText>技巧</w:delText>
        </w:r>
        <w:r w:rsidR="00E77C74" w:rsidDel="000A02EF">
          <w:rPr>
            <w:rFonts w:hint="eastAsia"/>
            <w:lang w:val="en-US"/>
          </w:rPr>
          <w:delText>訓練出來的</w:delText>
        </w:r>
        <w:r w:rsidR="007A3C73" w:rsidRPr="007A3C73" w:rsidDel="000A02EF">
          <w:rPr>
            <w:rFonts w:hint="eastAsia"/>
            <w:lang w:val="en-US"/>
          </w:rPr>
          <w:delText>的</w:delText>
        </w:r>
        <w:r w:rsidR="00E77C74" w:rsidDel="000A02EF">
          <w:rPr>
            <w:rFonts w:hint="eastAsia"/>
            <w:lang w:val="en-US"/>
          </w:rPr>
          <w:delText>模型結果</w:delText>
        </w:r>
        <w:r w:rsidR="007A3C73" w:rsidRPr="007A3C73" w:rsidDel="000A02EF">
          <w:rPr>
            <w:rFonts w:hint="eastAsia"/>
            <w:lang w:val="en-US"/>
          </w:rPr>
          <w:delText>，但因為</w:delText>
        </w:r>
        <w:r w:rsidR="00E77C74" w:rsidDel="000A02EF">
          <w:rPr>
            <w:rFonts w:hint="eastAsia"/>
            <w:lang w:val="en-US"/>
          </w:rPr>
          <w:delText>沒有觀察出顯著的表現提升，故沒有將此技巧納入最終預測流程當中。</w:delText>
        </w:r>
      </w:del>
    </w:p>
    <w:p w14:paraId="51EECF3C" w14:textId="579F07CC" w:rsidR="00924C8B" w:rsidDel="00D76F54" w:rsidRDefault="00924C8B" w:rsidP="00C00E3B">
      <w:pPr>
        <w:spacing w:line="240" w:lineRule="auto"/>
        <w:rPr>
          <w:del w:id="151" w:author="user" w:date="2022-06-13T16:54:00Z"/>
          <w:lang w:val="en-US"/>
        </w:rPr>
      </w:pPr>
    </w:p>
    <w:p w14:paraId="15FE1B50" w14:textId="359778F0" w:rsidR="003B6F70" w:rsidRDefault="003B6F70" w:rsidP="00C00E3B">
      <w:pPr>
        <w:spacing w:line="240" w:lineRule="auto"/>
        <w:rPr>
          <w:lang w:val="en-US"/>
        </w:rPr>
      </w:pPr>
      <w:r>
        <w:rPr>
          <w:rFonts w:hint="eastAsia"/>
          <w:lang w:val="en-US"/>
        </w:rPr>
        <w:t>【成功案例</w:t>
      </w:r>
      <w:r w:rsidR="005C3939">
        <w:rPr>
          <w:rFonts w:hint="eastAsia"/>
          <w:lang w:val="en-US"/>
        </w:rPr>
        <w:t>展示</w:t>
      </w:r>
      <w:r>
        <w:rPr>
          <w:rFonts w:hint="eastAsia"/>
          <w:lang w:val="en-US"/>
        </w:rPr>
        <w:t>】</w:t>
      </w:r>
    </w:p>
    <w:tbl>
      <w:tblPr>
        <w:tblStyle w:val="af8"/>
        <w:tblW w:w="0" w:type="auto"/>
        <w:jc w:val="center"/>
        <w:tblLook w:val="04A0" w:firstRow="1" w:lastRow="0" w:firstColumn="1" w:lastColumn="0" w:noHBand="0" w:noVBand="1"/>
      </w:tblPr>
      <w:tblGrid>
        <w:gridCol w:w="4200"/>
        <w:gridCol w:w="4201"/>
      </w:tblGrid>
      <w:tr w:rsidR="00E02012" w:rsidRPr="0035687D" w14:paraId="22CF7A3E" w14:textId="77777777" w:rsidTr="00D5322C">
        <w:trPr>
          <w:jc w:val="center"/>
          <w:ins w:id="152" w:author="user" w:date="2022-06-13T22:52:00Z"/>
        </w:trPr>
        <w:tc>
          <w:tcPr>
            <w:tcW w:w="4200" w:type="dxa"/>
          </w:tcPr>
          <w:p w14:paraId="6DEC583B" w14:textId="77777777" w:rsidR="00E02012" w:rsidRPr="0035687D" w:rsidRDefault="00E02012" w:rsidP="00D5322C">
            <w:pPr>
              <w:jc w:val="center"/>
              <w:rPr>
                <w:ins w:id="153" w:author="user" w:date="2022-06-13T22:52:00Z"/>
              </w:rPr>
            </w:pPr>
            <w:ins w:id="154" w:author="user" w:date="2022-06-13T22:52:00Z">
              <w:r w:rsidRPr="0035687D">
                <w:rPr>
                  <w:noProof/>
                </w:rPr>
                <w:drawing>
                  <wp:inline distT="114300" distB="114300" distL="114300" distR="114300" wp14:anchorId="449E13E3" wp14:editId="7F6DD137">
                    <wp:extent cx="2158999" cy="1185185"/>
                    <wp:effectExtent l="0" t="0" r="0" b="0"/>
                    <wp:docPr id="11" name="image3.jp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3.jpg"/>
                            <pic:cNvPicPr preferRelativeResize="0"/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158999" cy="1185185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201" w:type="dxa"/>
          </w:tcPr>
          <w:p w14:paraId="1F01CAD8" w14:textId="77777777" w:rsidR="00E02012" w:rsidRPr="0035687D" w:rsidRDefault="00E02012" w:rsidP="00D5322C">
            <w:pPr>
              <w:jc w:val="center"/>
              <w:rPr>
                <w:ins w:id="155" w:author="user" w:date="2022-06-13T22:52:00Z"/>
              </w:rPr>
            </w:pPr>
            <w:ins w:id="156" w:author="user" w:date="2022-06-13T22:52:00Z">
              <w:r w:rsidRPr="0035687D">
                <w:rPr>
                  <w:noProof/>
                </w:rPr>
                <w:drawing>
                  <wp:inline distT="114300" distB="114300" distL="114300" distR="114300" wp14:anchorId="33001E72" wp14:editId="269CD1CF">
                    <wp:extent cx="2158999" cy="1185185"/>
                    <wp:effectExtent l="0" t="0" r="0" b="0"/>
                    <wp:docPr id="12" name="image6.jp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6.jpg"/>
                            <pic:cNvPicPr preferRelativeResize="0"/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158999" cy="1185185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E02012" w:rsidRPr="0035687D" w14:paraId="144FE05D" w14:textId="77777777" w:rsidTr="00D5322C">
        <w:trPr>
          <w:jc w:val="center"/>
          <w:ins w:id="157" w:author="user" w:date="2022-06-13T22:52:00Z"/>
        </w:trPr>
        <w:tc>
          <w:tcPr>
            <w:tcW w:w="4200" w:type="dxa"/>
          </w:tcPr>
          <w:p w14:paraId="0C9151BA" w14:textId="77777777" w:rsidR="00E02012" w:rsidRPr="0035687D" w:rsidRDefault="00E02012" w:rsidP="00D5322C">
            <w:pPr>
              <w:jc w:val="center"/>
              <w:rPr>
                <w:ins w:id="158" w:author="user" w:date="2022-06-13T22:52:00Z"/>
                <w:sz w:val="22"/>
              </w:rPr>
            </w:pPr>
            <w:ins w:id="159" w:author="user" w:date="2022-06-13T22:52:00Z">
              <w:r>
                <w:rPr>
                  <w:rFonts w:hint="eastAsia"/>
                  <w:sz w:val="22"/>
                </w:rPr>
                <w:t>Tr</w:t>
              </w:r>
              <w:r>
                <w:rPr>
                  <w:sz w:val="22"/>
                </w:rPr>
                <w:t>ain data 122</w:t>
              </w:r>
            </w:ins>
          </w:p>
        </w:tc>
        <w:tc>
          <w:tcPr>
            <w:tcW w:w="4201" w:type="dxa"/>
          </w:tcPr>
          <w:p w14:paraId="3DF8FEB3" w14:textId="77777777" w:rsidR="00E02012" w:rsidRPr="0035687D" w:rsidRDefault="00E02012" w:rsidP="00D5322C">
            <w:pPr>
              <w:jc w:val="center"/>
              <w:rPr>
                <w:ins w:id="160" w:author="user" w:date="2022-06-13T22:52:00Z"/>
                <w:sz w:val="22"/>
              </w:rPr>
            </w:pPr>
            <w:ins w:id="161" w:author="user" w:date="2022-06-13T22:52:00Z">
              <w:r>
                <w:rPr>
                  <w:rFonts w:hint="eastAsia"/>
                  <w:sz w:val="22"/>
                </w:rPr>
                <w:t>Tr</w:t>
              </w:r>
              <w:r>
                <w:rPr>
                  <w:sz w:val="22"/>
                </w:rPr>
                <w:t>ain data 135</w:t>
              </w:r>
            </w:ins>
          </w:p>
        </w:tc>
      </w:tr>
      <w:tr w:rsidR="00E02012" w:rsidRPr="0035687D" w14:paraId="17D307DB" w14:textId="77777777" w:rsidTr="00D5322C">
        <w:tblPrEx>
          <w:jc w:val="left"/>
        </w:tblPrEx>
        <w:trPr>
          <w:ins w:id="162" w:author="user" w:date="2022-06-13T22:52:00Z"/>
        </w:trPr>
        <w:tc>
          <w:tcPr>
            <w:tcW w:w="4200" w:type="dxa"/>
          </w:tcPr>
          <w:p w14:paraId="575F0043" w14:textId="77777777" w:rsidR="00E02012" w:rsidRPr="0035687D" w:rsidRDefault="00E02012" w:rsidP="00D5322C">
            <w:pPr>
              <w:jc w:val="center"/>
              <w:rPr>
                <w:ins w:id="163" w:author="user" w:date="2022-06-13T22:52:00Z"/>
              </w:rPr>
            </w:pPr>
            <w:ins w:id="164" w:author="user" w:date="2022-06-13T22:52:00Z">
              <w:r w:rsidRPr="0035687D">
                <w:rPr>
                  <w:noProof/>
                </w:rPr>
                <w:drawing>
                  <wp:inline distT="114300" distB="114300" distL="114300" distR="114300" wp14:anchorId="6929B63B" wp14:editId="0040F2F1">
                    <wp:extent cx="2158999" cy="1185185"/>
                    <wp:effectExtent l="0" t="0" r="0" b="0"/>
                    <wp:docPr id="15" name="image3.jp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3.jpg"/>
                            <pic:cNvPicPr preferRelativeResize="0"/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158999" cy="1185185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201" w:type="dxa"/>
          </w:tcPr>
          <w:p w14:paraId="7299F82F" w14:textId="77777777" w:rsidR="00E02012" w:rsidRPr="0035687D" w:rsidRDefault="00E02012" w:rsidP="00D5322C">
            <w:pPr>
              <w:jc w:val="center"/>
              <w:rPr>
                <w:ins w:id="165" w:author="user" w:date="2022-06-13T22:52:00Z"/>
              </w:rPr>
            </w:pPr>
            <w:ins w:id="166" w:author="user" w:date="2022-06-13T22:52:00Z">
              <w:r w:rsidRPr="0035687D">
                <w:rPr>
                  <w:noProof/>
                </w:rPr>
                <w:drawing>
                  <wp:inline distT="114300" distB="114300" distL="114300" distR="114300" wp14:anchorId="56B4C48B" wp14:editId="6FE4DCCA">
                    <wp:extent cx="2158999" cy="1185185"/>
                    <wp:effectExtent l="0" t="0" r="0" b="0"/>
                    <wp:docPr id="16" name="image6.jp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6.jpg"/>
                            <pic:cNvPicPr preferRelativeResize="0"/>
                          </pic:nvPicPr>
                          <pic:blipFill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158999" cy="1185185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E02012" w:rsidRPr="0035687D" w14:paraId="5F8D23AA" w14:textId="77777777" w:rsidTr="00D5322C">
        <w:tblPrEx>
          <w:jc w:val="left"/>
        </w:tblPrEx>
        <w:trPr>
          <w:ins w:id="167" w:author="user" w:date="2022-06-13T22:52:00Z"/>
        </w:trPr>
        <w:tc>
          <w:tcPr>
            <w:tcW w:w="4200" w:type="dxa"/>
          </w:tcPr>
          <w:p w14:paraId="15E11BE0" w14:textId="77777777" w:rsidR="00E02012" w:rsidRPr="0035687D" w:rsidRDefault="00E02012" w:rsidP="00D5322C">
            <w:pPr>
              <w:jc w:val="center"/>
              <w:rPr>
                <w:ins w:id="168" w:author="user" w:date="2022-06-13T22:52:00Z"/>
                <w:sz w:val="22"/>
              </w:rPr>
            </w:pPr>
            <w:ins w:id="169" w:author="user" w:date="2022-06-13T22:52:00Z">
              <w:r>
                <w:rPr>
                  <w:rFonts w:hint="eastAsia"/>
                  <w:sz w:val="22"/>
                </w:rPr>
                <w:t>Tr</w:t>
              </w:r>
              <w:r>
                <w:rPr>
                  <w:sz w:val="22"/>
                </w:rPr>
                <w:t>ain data 219</w:t>
              </w:r>
            </w:ins>
          </w:p>
        </w:tc>
        <w:tc>
          <w:tcPr>
            <w:tcW w:w="4201" w:type="dxa"/>
          </w:tcPr>
          <w:p w14:paraId="77F72681" w14:textId="77777777" w:rsidR="00E02012" w:rsidRPr="0035687D" w:rsidRDefault="00E02012" w:rsidP="00D5322C">
            <w:pPr>
              <w:jc w:val="center"/>
              <w:rPr>
                <w:ins w:id="170" w:author="user" w:date="2022-06-13T22:52:00Z"/>
                <w:sz w:val="22"/>
              </w:rPr>
            </w:pPr>
            <w:ins w:id="171" w:author="user" w:date="2022-06-13T22:52:00Z">
              <w:r>
                <w:rPr>
                  <w:rFonts w:hint="eastAsia"/>
                  <w:sz w:val="22"/>
                </w:rPr>
                <w:t>Tr</w:t>
              </w:r>
              <w:r>
                <w:rPr>
                  <w:sz w:val="22"/>
                </w:rPr>
                <w:t xml:space="preserve">ain data </w:t>
              </w:r>
              <w:r>
                <w:rPr>
                  <w:rFonts w:hint="eastAsia"/>
                  <w:sz w:val="22"/>
                </w:rPr>
                <w:t>261</w:t>
              </w:r>
            </w:ins>
          </w:p>
        </w:tc>
      </w:tr>
    </w:tbl>
    <w:p w14:paraId="0F075B9E" w14:textId="018A6885" w:rsidR="005C3939" w:rsidDel="002E07B1" w:rsidRDefault="005C3939" w:rsidP="00C00E3B">
      <w:pPr>
        <w:spacing w:line="240" w:lineRule="auto"/>
        <w:rPr>
          <w:del w:id="172" w:author="user" w:date="2022-06-13T22:52:00Z"/>
          <w:lang w:val="en-US"/>
        </w:rPr>
      </w:pPr>
    </w:p>
    <w:p w14:paraId="35D87196" w14:textId="14EA8C5B" w:rsidR="002E07B1" w:rsidRDefault="002E07B1" w:rsidP="00C00E3B">
      <w:pPr>
        <w:spacing w:line="240" w:lineRule="auto"/>
        <w:rPr>
          <w:ins w:id="173" w:author="user" w:date="2022-06-13T22:59:00Z"/>
        </w:rPr>
      </w:pPr>
      <w:ins w:id="174" w:author="user" w:date="2022-06-13T22:59:00Z">
        <w:r w:rsidRPr="002E07B1">
          <w:rPr>
            <w:lang w:val="en-US"/>
            <w:rPrChange w:id="175" w:author="user" w:date="2022-06-13T22:59:00Z">
              <w:rPr/>
            </w:rPrChange>
          </w:rPr>
          <w:t>semantic segmentation</w:t>
        </w:r>
        <w:r>
          <w:rPr>
            <w:rFonts w:hint="eastAsia"/>
          </w:rPr>
          <w:t>的模型預測的結果以藍色表示</w:t>
        </w:r>
        <w:r w:rsidRPr="002E07B1">
          <w:rPr>
            <w:rFonts w:hint="eastAsia"/>
            <w:lang w:val="en-US"/>
            <w:rPrChange w:id="176" w:author="user" w:date="2022-06-13T22:59:00Z">
              <w:rPr>
                <w:rFonts w:hint="eastAsia"/>
              </w:rPr>
            </w:rPrChange>
          </w:rPr>
          <w:t>，</w:t>
        </w:r>
        <w:r w:rsidRPr="002E07B1">
          <w:rPr>
            <w:lang w:val="en-US"/>
            <w:rPrChange w:id="177" w:author="user" w:date="2022-06-13T22:59:00Z">
              <w:rPr/>
            </w:rPrChange>
          </w:rPr>
          <w:t xml:space="preserve">ground truth </w:t>
        </w:r>
        <w:r>
          <w:rPr>
            <w:rFonts w:hint="eastAsia"/>
          </w:rPr>
          <w:t>以綠色表示</w:t>
        </w:r>
        <w:r w:rsidRPr="002E07B1">
          <w:rPr>
            <w:rFonts w:hint="eastAsia"/>
            <w:lang w:val="en-US"/>
            <w:rPrChange w:id="178" w:author="user" w:date="2022-06-13T22:59:00Z">
              <w:rPr>
                <w:rFonts w:hint="eastAsia"/>
              </w:rPr>
            </w:rPrChange>
          </w:rPr>
          <w:t>，</w:t>
        </w:r>
        <w:r>
          <w:rPr>
            <w:rFonts w:hint="eastAsia"/>
          </w:rPr>
          <w:t>而</w:t>
        </w:r>
        <w:r w:rsidRPr="002E07B1">
          <w:rPr>
            <w:lang w:val="en-US"/>
            <w:rPrChange w:id="179" w:author="user" w:date="2022-06-13T22:59:00Z">
              <w:rPr/>
            </w:rPrChange>
          </w:rPr>
          <w:t>bounding box</w:t>
        </w:r>
        <w:r>
          <w:rPr>
            <w:rFonts w:hint="eastAsia"/>
          </w:rPr>
          <w:t>皆為預測結果</w:t>
        </w:r>
      </w:ins>
    </w:p>
    <w:p w14:paraId="051745DF" w14:textId="77777777" w:rsidR="002E07B1" w:rsidRDefault="002E07B1" w:rsidP="00C00E3B">
      <w:pPr>
        <w:spacing w:line="240" w:lineRule="auto"/>
        <w:rPr>
          <w:ins w:id="180" w:author="user" w:date="2022-06-13T22:59:00Z"/>
          <w:lang w:val="en-US"/>
        </w:rPr>
      </w:pPr>
    </w:p>
    <w:p w14:paraId="4B6A2261" w14:textId="599B0BA8" w:rsidR="00964B4A" w:rsidRPr="003B252D" w:rsidDel="00E02012" w:rsidRDefault="00964B4A" w:rsidP="00C00E3B">
      <w:pPr>
        <w:spacing w:line="240" w:lineRule="auto"/>
        <w:rPr>
          <w:del w:id="181" w:author="user" w:date="2022-06-13T22:52:00Z"/>
          <w:lang w:val="en-US"/>
        </w:rPr>
      </w:pPr>
    </w:p>
    <w:p w14:paraId="51911EF1" w14:textId="5AB0BA78" w:rsidR="0040731A" w:rsidRDefault="0040731A" w:rsidP="00C00E3B">
      <w:pPr>
        <w:spacing w:line="240" w:lineRule="auto"/>
      </w:pPr>
      <w:r>
        <w:rPr>
          <w:rFonts w:hint="eastAsia"/>
        </w:rPr>
        <w:t>【</w:t>
      </w:r>
      <w:r w:rsidR="00915359">
        <w:rPr>
          <w:rFonts w:hint="eastAsia"/>
        </w:rPr>
        <w:t>透過</w:t>
      </w:r>
      <w:r w:rsidR="00750B17">
        <w:rPr>
          <w:rFonts w:hint="eastAsia"/>
        </w:rPr>
        <w:t>案例分析</w:t>
      </w:r>
      <w:r w:rsidR="00915359">
        <w:rPr>
          <w:rFonts w:hint="eastAsia"/>
        </w:rPr>
        <w:t>潛在問題</w:t>
      </w:r>
      <w:r>
        <w:rPr>
          <w:rFonts w:hint="eastAsia"/>
        </w:rPr>
        <w:t>】</w:t>
      </w:r>
    </w:p>
    <w:p w14:paraId="577FEC34" w14:textId="6B1BAE57" w:rsidR="00915359" w:rsidRDefault="00750B17" w:rsidP="00C00E3B">
      <w:pPr>
        <w:spacing w:line="240" w:lineRule="auto"/>
      </w:pPr>
      <w:r w:rsidRPr="00F204B4">
        <w:tab/>
        <w:t>我們發現</w:t>
      </w:r>
      <w:r w:rsidR="005269EE">
        <w:rPr>
          <w:rFonts w:hint="eastAsia"/>
        </w:rPr>
        <w:t>儘管我們嘗試了t</w:t>
      </w:r>
      <w:r w:rsidR="005269EE">
        <w:t>est time augmentation</w:t>
      </w:r>
      <w:r w:rsidR="005269EE">
        <w:rPr>
          <w:rFonts w:hint="eastAsia"/>
        </w:rPr>
        <w:t>輔助邊緣物件的偵測，</w:t>
      </w:r>
      <w:r w:rsidRPr="00F204B4">
        <w:t>在</w:t>
      </w:r>
      <w:r w:rsidR="00915359">
        <w:rPr>
          <w:rFonts w:hint="eastAsia"/>
        </w:rPr>
        <w:t>某些</w:t>
      </w:r>
      <w:r w:rsidRPr="00F204B4">
        <w:t>的結果圖片當中，位於角落的腫瘤組織可能會獲得較低</w:t>
      </w:r>
      <w:r w:rsidR="0049736E">
        <w:rPr>
          <w:rFonts w:hint="eastAsia"/>
        </w:rPr>
        <w:t>的信心</w:t>
      </w:r>
      <w:r w:rsidR="00915359">
        <w:rPr>
          <w:rFonts w:hint="eastAsia"/>
        </w:rPr>
        <w:t>，這暗示了模型可能若篩選標準再嚴格些，邊緣物件可能會被忽略</w:t>
      </w:r>
      <w:r w:rsidRPr="00F204B4">
        <w:t>。如圖</w:t>
      </w:r>
      <w:r w:rsidR="000F50B7">
        <w:rPr>
          <w:rFonts w:hint="eastAsia"/>
        </w:rPr>
        <w:t>5</w:t>
      </w:r>
      <w:r w:rsidRPr="00F204B4">
        <w:t>當中左下角的區域。</w:t>
      </w:r>
    </w:p>
    <w:p w14:paraId="28A73A30" w14:textId="07253DDD" w:rsidR="00915359" w:rsidRDefault="00915359" w:rsidP="00C00E3B">
      <w:pPr>
        <w:spacing w:line="240" w:lineRule="auto"/>
      </w:pPr>
      <w:r>
        <w:tab/>
      </w:r>
      <w:r>
        <w:rPr>
          <w:rFonts w:hint="eastAsia"/>
        </w:rPr>
        <w:t>從圖6右上角的預測結果可以觀察出，許多預測框重疊比例高，未來或許能調整NMS t</w:t>
      </w:r>
      <w:r>
        <w:t>hreshold</w:t>
      </w:r>
      <w:r>
        <w:rPr>
          <w:rFonts w:hint="eastAsia"/>
        </w:rPr>
        <w:t>更細緻</w:t>
      </w:r>
      <w:proofErr w:type="gramStart"/>
      <w:r>
        <w:rPr>
          <w:rFonts w:hint="eastAsia"/>
        </w:rPr>
        <w:t>地篩除</w:t>
      </w:r>
      <w:proofErr w:type="gramEnd"/>
      <w:r>
        <w:rPr>
          <w:rFonts w:hint="eastAsia"/>
        </w:rPr>
        <w:t>冗餘預測結果。</w:t>
      </w:r>
    </w:p>
    <w:p w14:paraId="60385E7A" w14:textId="77777777" w:rsidR="00B22248" w:rsidRDefault="00750B17" w:rsidP="00915359">
      <w:pPr>
        <w:spacing w:line="240" w:lineRule="auto"/>
        <w:ind w:firstLine="720"/>
        <w:rPr>
          <w:ins w:id="182" w:author="user" w:date="2022-06-13T22:55:00Z"/>
        </w:rPr>
      </w:pPr>
      <w:r w:rsidRPr="00F204B4">
        <w:t>分割結果當中有一類腫瘤組織是較難分割出來的，例如圖</w:t>
      </w:r>
      <w:r w:rsidR="000F50B7">
        <w:rPr>
          <w:rFonts w:hint="eastAsia"/>
        </w:rPr>
        <w:t>6</w:t>
      </w:r>
      <w:r w:rsidRPr="00F204B4">
        <w:t>所示，腫瘤與附近的原有組織沾</w:t>
      </w:r>
      <w:proofErr w:type="gramStart"/>
      <w:r w:rsidRPr="00F204B4">
        <w:t>黏</w:t>
      </w:r>
      <w:proofErr w:type="gramEnd"/>
      <w:r w:rsidRPr="00F204B4">
        <w:t>在一起、導致辨識效果下降。顏色上無明顯的色差也是導致分割效果大打折扣的其中一個因素。如若未來要提升辨識效果，我們認為可以針對腫瘤邊緣、沾</w:t>
      </w:r>
      <w:proofErr w:type="gramStart"/>
      <w:r w:rsidRPr="00F204B4">
        <w:t>黏</w:t>
      </w:r>
      <w:proofErr w:type="gramEnd"/>
      <w:r w:rsidRPr="00F204B4">
        <w:t>嚴重的邊緣加以更詳細的標註與圖像處理。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4200"/>
        <w:gridCol w:w="4201"/>
        <w:tblGridChange w:id="183">
          <w:tblGrid>
            <w:gridCol w:w="4200"/>
            <w:gridCol w:w="4201"/>
          </w:tblGrid>
        </w:tblGridChange>
      </w:tblGrid>
      <w:tr w:rsidR="00B22248" w:rsidRPr="0035687D" w14:paraId="78F271FF" w14:textId="77777777" w:rsidTr="00B22248">
        <w:trPr>
          <w:ins w:id="184" w:author="user" w:date="2022-06-13T22:55:00Z"/>
        </w:trPr>
        <w:tc>
          <w:tcPr>
            <w:tcW w:w="4200" w:type="dxa"/>
          </w:tcPr>
          <w:p w14:paraId="6D8D46E2" w14:textId="77777777" w:rsidR="00B22248" w:rsidRPr="0035687D" w:rsidRDefault="00B22248" w:rsidP="00D5322C">
            <w:pPr>
              <w:jc w:val="center"/>
              <w:rPr>
                <w:ins w:id="185" w:author="user" w:date="2022-06-13T22:55:00Z"/>
              </w:rPr>
            </w:pPr>
            <w:ins w:id="186" w:author="user" w:date="2022-06-13T22:55:00Z">
              <w:r w:rsidRPr="0035687D">
                <w:rPr>
                  <w:noProof/>
                </w:rPr>
                <w:drawing>
                  <wp:inline distT="114300" distB="114300" distL="114300" distR="114300" wp14:anchorId="2CCD78FF" wp14:editId="61A786FB">
                    <wp:extent cx="2158999" cy="1185184"/>
                    <wp:effectExtent l="0" t="0" r="0" b="0"/>
                    <wp:docPr id="19" name="image3.jp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3.jpg"/>
                            <pic:cNvPicPr preferRelativeResize="0"/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158999" cy="1185184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201" w:type="dxa"/>
          </w:tcPr>
          <w:p w14:paraId="5FE540C3" w14:textId="77777777" w:rsidR="00B22248" w:rsidRPr="0035687D" w:rsidRDefault="00B22248" w:rsidP="00D5322C">
            <w:pPr>
              <w:jc w:val="center"/>
              <w:rPr>
                <w:ins w:id="187" w:author="user" w:date="2022-06-13T22:55:00Z"/>
              </w:rPr>
            </w:pPr>
            <w:ins w:id="188" w:author="user" w:date="2022-06-13T22:55:00Z">
              <w:r w:rsidRPr="0035687D">
                <w:rPr>
                  <w:noProof/>
                </w:rPr>
                <w:drawing>
                  <wp:inline distT="114300" distB="114300" distL="114300" distR="114300" wp14:anchorId="72F23BCC" wp14:editId="51ED0189">
                    <wp:extent cx="2158999" cy="1185184"/>
                    <wp:effectExtent l="0" t="0" r="0" b="0"/>
                    <wp:docPr id="20" name="image6.jp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6.jpg"/>
                            <pic:cNvPicPr preferRelativeResize="0"/>
                          </pic:nvPicPr>
                          <pic:blipFill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158999" cy="1185184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B22248" w:rsidRPr="0035687D" w14:paraId="3385BDC2" w14:textId="77777777" w:rsidTr="00B22248">
        <w:trPr>
          <w:ins w:id="189" w:author="user" w:date="2022-06-13T22:55:00Z"/>
        </w:trPr>
        <w:tc>
          <w:tcPr>
            <w:tcW w:w="4200" w:type="dxa"/>
          </w:tcPr>
          <w:p w14:paraId="080C38D4" w14:textId="77777777" w:rsidR="00B22248" w:rsidRPr="0035687D" w:rsidRDefault="00B22248" w:rsidP="00D5322C">
            <w:pPr>
              <w:jc w:val="center"/>
              <w:rPr>
                <w:ins w:id="190" w:author="user" w:date="2022-06-13T22:55:00Z"/>
                <w:sz w:val="22"/>
              </w:rPr>
            </w:pPr>
            <w:ins w:id="191" w:author="user" w:date="2022-06-13T22:55:00Z">
              <w:r>
                <w:rPr>
                  <w:rFonts w:hint="eastAsia"/>
                  <w:sz w:val="22"/>
                </w:rPr>
                <w:t>Tr</w:t>
              </w:r>
              <w:r>
                <w:rPr>
                  <w:sz w:val="22"/>
                </w:rPr>
                <w:t xml:space="preserve">ain data </w:t>
              </w:r>
              <w:r>
                <w:rPr>
                  <w:rFonts w:hint="eastAsia"/>
                  <w:sz w:val="22"/>
                </w:rPr>
                <w:t>162</w:t>
              </w:r>
            </w:ins>
          </w:p>
        </w:tc>
        <w:tc>
          <w:tcPr>
            <w:tcW w:w="4201" w:type="dxa"/>
          </w:tcPr>
          <w:p w14:paraId="57ECD3C9" w14:textId="77777777" w:rsidR="00B22248" w:rsidRPr="0035687D" w:rsidRDefault="00B22248" w:rsidP="00D5322C">
            <w:pPr>
              <w:jc w:val="center"/>
              <w:rPr>
                <w:ins w:id="192" w:author="user" w:date="2022-06-13T22:55:00Z"/>
                <w:sz w:val="22"/>
              </w:rPr>
            </w:pPr>
            <w:ins w:id="193" w:author="user" w:date="2022-06-13T22:55:00Z">
              <w:r>
                <w:rPr>
                  <w:rFonts w:hint="eastAsia"/>
                  <w:sz w:val="22"/>
                </w:rPr>
                <w:t>Tr</w:t>
              </w:r>
              <w:r>
                <w:rPr>
                  <w:sz w:val="22"/>
                </w:rPr>
                <w:t xml:space="preserve">ain data </w:t>
              </w:r>
              <w:r>
                <w:rPr>
                  <w:rFonts w:hint="eastAsia"/>
                  <w:sz w:val="22"/>
                </w:rPr>
                <w:t>304</w:t>
              </w:r>
            </w:ins>
          </w:p>
        </w:tc>
      </w:tr>
      <w:tr w:rsidR="0040194C" w14:paraId="05298FC6" w14:textId="77777777" w:rsidTr="00CE4C7C">
        <w:tblPrEx>
          <w:tblW w:w="0" w:type="auto"/>
          <w:jc w:val="center"/>
          <w:tblPrExChange w:id="194" w:author="user" w:date="2022-06-13T22:54:00Z">
            <w:tblPrEx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</w:tblPrEx>
          </w:tblPrExChange>
        </w:tblPrEx>
        <w:trPr>
          <w:jc w:val="center"/>
          <w:trPrChange w:id="195" w:author="user" w:date="2022-06-13T22:54:00Z">
            <w:trPr>
              <w:jc w:val="center"/>
            </w:trPr>
          </w:trPrChange>
        </w:trPr>
        <w:tc>
          <w:tcPr>
            <w:tcW w:w="4200" w:type="dxa"/>
            <w:tcPrChange w:id="196" w:author="user" w:date="2022-06-13T22:54:00Z">
              <w:tcPr>
                <w:tcW w:w="4200" w:type="dxa"/>
              </w:tcPr>
            </w:tcPrChange>
          </w:tcPr>
          <w:p w14:paraId="50B75639" w14:textId="77777777" w:rsidR="001E0296" w:rsidRDefault="001E0296" w:rsidP="00C00E3B">
            <w:pPr>
              <w:jc w:val="center"/>
            </w:pPr>
            <w:r w:rsidRPr="00F204B4">
              <w:rPr>
                <w:noProof/>
              </w:rPr>
              <w:lastRenderedPageBreak/>
              <w:drawing>
                <wp:inline distT="114300" distB="114300" distL="114300" distR="114300" wp14:anchorId="20CC955D" wp14:editId="020BFF16">
                  <wp:extent cx="2160000" cy="1185185"/>
                  <wp:effectExtent l="0" t="0" r="0" b="0"/>
                  <wp:docPr id="1" name="image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1851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1" w:type="dxa"/>
            <w:tcPrChange w:id="197" w:author="user" w:date="2022-06-13T22:54:00Z">
              <w:tcPr>
                <w:tcW w:w="4201" w:type="dxa"/>
              </w:tcPr>
            </w:tcPrChange>
          </w:tcPr>
          <w:p w14:paraId="2473AFBC" w14:textId="77777777" w:rsidR="001E0296" w:rsidRDefault="001E0296" w:rsidP="00C00E3B">
            <w:pPr>
              <w:jc w:val="center"/>
            </w:pPr>
            <w:r w:rsidRPr="00F204B4">
              <w:rPr>
                <w:noProof/>
              </w:rPr>
              <w:drawing>
                <wp:inline distT="114300" distB="114300" distL="114300" distR="114300" wp14:anchorId="62523990" wp14:editId="50466207">
                  <wp:extent cx="2160000" cy="1185185"/>
                  <wp:effectExtent l="0" t="0" r="0" b="8255"/>
                  <wp:docPr id="3" name="image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1851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194C" w14:paraId="2F3667F0" w14:textId="77777777" w:rsidTr="00CE4C7C">
        <w:tblPrEx>
          <w:tblW w:w="0" w:type="auto"/>
          <w:jc w:val="center"/>
          <w:tblPrExChange w:id="198" w:author="user" w:date="2022-06-13T22:54:00Z">
            <w:tblPrEx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</w:tblPrEx>
          </w:tblPrExChange>
        </w:tblPrEx>
        <w:trPr>
          <w:jc w:val="center"/>
          <w:trPrChange w:id="199" w:author="user" w:date="2022-06-13T22:54:00Z">
            <w:trPr>
              <w:jc w:val="center"/>
            </w:trPr>
          </w:trPrChange>
        </w:trPr>
        <w:tc>
          <w:tcPr>
            <w:tcW w:w="4200" w:type="dxa"/>
            <w:tcPrChange w:id="200" w:author="user" w:date="2022-06-13T22:54:00Z">
              <w:tcPr>
                <w:tcW w:w="4200" w:type="dxa"/>
              </w:tcPr>
            </w:tcPrChange>
          </w:tcPr>
          <w:p w14:paraId="267D558E" w14:textId="77777777" w:rsidR="001E0296" w:rsidRPr="000F50B7" w:rsidRDefault="001E0296" w:rsidP="00C00E3B">
            <w:pPr>
              <w:jc w:val="center"/>
              <w:rPr>
                <w:sz w:val="22"/>
              </w:rPr>
            </w:pPr>
            <w:r w:rsidRPr="000F50B7">
              <w:rPr>
                <w:rFonts w:hint="eastAsia"/>
                <w:sz w:val="22"/>
              </w:rPr>
              <w:t>圖</w:t>
            </w:r>
            <w:r w:rsidR="000F50B7" w:rsidRPr="000F50B7">
              <w:rPr>
                <w:rFonts w:hint="eastAsia"/>
                <w:sz w:val="22"/>
              </w:rPr>
              <w:t>5</w:t>
            </w:r>
          </w:p>
        </w:tc>
        <w:tc>
          <w:tcPr>
            <w:tcW w:w="4201" w:type="dxa"/>
            <w:tcPrChange w:id="201" w:author="user" w:date="2022-06-13T22:54:00Z">
              <w:tcPr>
                <w:tcW w:w="4201" w:type="dxa"/>
              </w:tcPr>
            </w:tcPrChange>
          </w:tcPr>
          <w:p w14:paraId="3147EC06" w14:textId="77777777" w:rsidR="001E0296" w:rsidRPr="000F50B7" w:rsidRDefault="001E0296" w:rsidP="00C00E3B">
            <w:pPr>
              <w:jc w:val="center"/>
              <w:rPr>
                <w:sz w:val="22"/>
              </w:rPr>
            </w:pPr>
            <w:r w:rsidRPr="000F50B7">
              <w:rPr>
                <w:rFonts w:hint="eastAsia"/>
                <w:sz w:val="22"/>
              </w:rPr>
              <w:t>圖</w:t>
            </w:r>
            <w:r w:rsidR="000F50B7" w:rsidRPr="000F50B7">
              <w:rPr>
                <w:rFonts w:hint="eastAsia"/>
                <w:sz w:val="22"/>
              </w:rPr>
              <w:t>6</w:t>
            </w:r>
          </w:p>
        </w:tc>
      </w:tr>
    </w:tbl>
    <w:p w14:paraId="645FE6F0" w14:textId="4E2B822B" w:rsidR="002E07B1" w:rsidRDefault="002E07B1">
      <w:pPr>
        <w:rPr>
          <w:ins w:id="202" w:author="user" w:date="2022-06-13T22:59:00Z"/>
        </w:rPr>
        <w:pPrChange w:id="203" w:author="user" w:date="2022-06-13T22:59:00Z">
          <w:pPr>
            <w:pStyle w:val="2"/>
            <w:spacing w:line="240" w:lineRule="auto"/>
          </w:pPr>
        </w:pPrChange>
      </w:pPr>
      <w:ins w:id="204" w:author="user" w:date="2022-06-13T22:59:00Z">
        <w:r>
          <w:rPr>
            <w:rFonts w:hint="eastAsia"/>
          </w:rPr>
          <w:t>s</w:t>
        </w:r>
        <w:r w:rsidRPr="002E07B1">
          <w:rPr>
            <w:rPrChange w:id="205" w:author="user" w:date="2022-06-13T22:59:00Z">
              <w:rPr/>
            </w:rPrChange>
          </w:rPr>
          <w:t>emantic segmentation</w:t>
        </w:r>
        <w:r w:rsidRPr="002E07B1">
          <w:rPr>
            <w:rFonts w:hint="eastAsia"/>
            <w:rPrChange w:id="206" w:author="user" w:date="2022-06-13T22:59:00Z">
              <w:rPr>
                <w:rFonts w:hint="eastAsia"/>
              </w:rPr>
            </w:rPrChange>
          </w:rPr>
          <w:t>的模型預測的結果以藍色表示，</w:t>
        </w:r>
        <w:r w:rsidRPr="002E07B1">
          <w:rPr>
            <w:rPrChange w:id="207" w:author="user" w:date="2022-06-13T22:59:00Z">
              <w:rPr/>
            </w:rPrChange>
          </w:rPr>
          <w:t xml:space="preserve">ground truth </w:t>
        </w:r>
        <w:r w:rsidRPr="002E07B1">
          <w:rPr>
            <w:rFonts w:hint="eastAsia"/>
            <w:rPrChange w:id="208" w:author="user" w:date="2022-06-13T22:59:00Z">
              <w:rPr>
                <w:rFonts w:hint="eastAsia"/>
              </w:rPr>
            </w:rPrChange>
          </w:rPr>
          <w:t>以綠色表示，而</w:t>
        </w:r>
        <w:r w:rsidRPr="002E07B1">
          <w:rPr>
            <w:rPrChange w:id="209" w:author="user" w:date="2022-06-13T22:59:00Z">
              <w:rPr/>
            </w:rPrChange>
          </w:rPr>
          <w:t>bounding box</w:t>
        </w:r>
        <w:r w:rsidRPr="002E07B1">
          <w:rPr>
            <w:rFonts w:hint="eastAsia"/>
            <w:rPrChange w:id="210" w:author="user" w:date="2022-06-13T22:59:00Z">
              <w:rPr>
                <w:rFonts w:hint="eastAsia"/>
              </w:rPr>
            </w:rPrChange>
          </w:rPr>
          <w:t>皆為預測結果</w:t>
        </w:r>
      </w:ins>
    </w:p>
    <w:p w14:paraId="553E4026" w14:textId="6175197E" w:rsidR="000B5D41" w:rsidRPr="00F204B4" w:rsidRDefault="00750B17" w:rsidP="00C00E3B">
      <w:pPr>
        <w:pStyle w:val="2"/>
        <w:spacing w:line="240" w:lineRule="auto"/>
      </w:pPr>
      <w:r w:rsidRPr="00F204B4">
        <w:t>陸、雲端使用</w:t>
      </w:r>
    </w:p>
    <w:p w14:paraId="502FC31A" w14:textId="77777777" w:rsidR="000B5D41" w:rsidRPr="00F204B4" w:rsidRDefault="00750B17">
      <w:pPr>
        <w:spacing w:line="240" w:lineRule="auto"/>
        <w:ind w:firstLine="720"/>
        <w:pPrChange w:id="211" w:author="user" w:date="2022-06-13T16:55:00Z">
          <w:pPr>
            <w:spacing w:line="240" w:lineRule="auto"/>
          </w:pPr>
        </w:pPrChange>
      </w:pPr>
      <w:r w:rsidRPr="00F204B4">
        <w:t>未使用</w:t>
      </w:r>
    </w:p>
    <w:p w14:paraId="535C995B" w14:textId="77777777" w:rsidR="000B5D41" w:rsidRPr="00C053B0" w:rsidRDefault="00750B17" w:rsidP="00C00E3B">
      <w:pPr>
        <w:pStyle w:val="2"/>
        <w:spacing w:line="240" w:lineRule="auto"/>
        <w:rPr>
          <w:lang w:val="en-US"/>
          <w:rPrChange w:id="212" w:author="user" w:date="2022-06-13T23:25:00Z">
            <w:rPr/>
          </w:rPrChange>
        </w:rPr>
      </w:pPr>
      <w:proofErr w:type="gramStart"/>
      <w:r w:rsidRPr="00F204B4">
        <w:t>柒</w:t>
      </w:r>
      <w:proofErr w:type="gramEnd"/>
      <w:r w:rsidRPr="00F204B4">
        <w:t>、程式碼</w:t>
      </w:r>
    </w:p>
    <w:p w14:paraId="22741AE4" w14:textId="16B3C3B8" w:rsidR="000B5D41" w:rsidRPr="00F204B4" w:rsidRDefault="00244609" w:rsidP="00530EF6">
      <w:pPr>
        <w:spacing w:line="240" w:lineRule="auto"/>
        <w:ind w:firstLine="720"/>
        <w:rPr>
          <w:lang w:val="en-US"/>
        </w:rPr>
      </w:pPr>
      <w:ins w:id="213" w:author="user" w:date="2022-06-13T22:42:00Z">
        <w:r>
          <w:rPr>
            <w:lang w:val="en-US"/>
          </w:rPr>
          <w:fldChar w:fldCharType="begin"/>
        </w:r>
        <w:r>
          <w:rPr>
            <w:lang w:val="en-US"/>
          </w:rPr>
          <w:instrText xml:space="preserve"> HYPERLINK "https://github.com/Howard-Hsiao/AI-CUP_stas_semantic_segmentation.git" </w:instrText>
        </w:r>
        <w:r>
          <w:rPr>
            <w:lang w:val="en-US"/>
          </w:rPr>
          <w:fldChar w:fldCharType="separate"/>
        </w:r>
        <w:r w:rsidRPr="00244609">
          <w:rPr>
            <w:rStyle w:val="af9"/>
            <w:lang w:val="en-US"/>
          </w:rPr>
          <w:t>https://github.com/Howard-Hsiao/AI-CUP_stas_semantic_segmentation.git</w:t>
        </w:r>
        <w:r>
          <w:rPr>
            <w:lang w:val="en-US"/>
          </w:rPr>
          <w:fldChar w:fldCharType="end"/>
        </w:r>
      </w:ins>
      <w:del w:id="214" w:author="user" w:date="2022-06-13T22:42:00Z">
        <w:r w:rsidR="00530EF6" w:rsidDel="00244609">
          <w:rPr>
            <w:lang w:val="en-US"/>
          </w:rPr>
          <w:fldChar w:fldCharType="begin"/>
        </w:r>
        <w:r w:rsidR="00530EF6" w:rsidDel="00244609">
          <w:rPr>
            <w:lang w:val="en-US"/>
          </w:rPr>
          <w:delInstrText xml:space="preserve"> HYPERLINK "https://github.com/jason2714/AI-CUP" </w:delInstrText>
        </w:r>
        <w:r w:rsidR="00530EF6" w:rsidDel="00244609">
          <w:rPr>
            <w:lang w:val="en-US"/>
          </w:rPr>
          <w:fldChar w:fldCharType="separate"/>
        </w:r>
        <w:r w:rsidR="00750B17" w:rsidRPr="00530EF6" w:rsidDel="00244609">
          <w:rPr>
            <w:rStyle w:val="af9"/>
            <w:lang w:val="en-US"/>
          </w:rPr>
          <w:delText>jason2714/AI-CUP (github.com)</w:delText>
        </w:r>
        <w:r w:rsidR="00530EF6" w:rsidDel="00244609">
          <w:rPr>
            <w:lang w:val="en-US"/>
          </w:rPr>
          <w:fldChar w:fldCharType="end"/>
        </w:r>
      </w:del>
      <w:r w:rsidR="00530EF6" w:rsidRPr="00530EF6">
        <w:rPr>
          <w:rFonts w:hint="eastAsia"/>
          <w:lang w:val="en-US"/>
        </w:rPr>
        <w:t>，使用方式請詳閱 README.</w:t>
      </w:r>
      <w:r w:rsidR="00530EF6" w:rsidRPr="00530EF6">
        <w:rPr>
          <w:lang w:val="en-US"/>
        </w:rPr>
        <w:t>md</w:t>
      </w:r>
    </w:p>
    <w:p w14:paraId="5B3866B5" w14:textId="77777777" w:rsidR="000B5D41" w:rsidRPr="00F204B4" w:rsidRDefault="00750B17" w:rsidP="00C00E3B">
      <w:pPr>
        <w:pStyle w:val="2"/>
        <w:spacing w:line="240" w:lineRule="auto"/>
      </w:pPr>
      <w:r w:rsidRPr="00F204B4">
        <w:t>捌、使用的外部資源與參考文獻</w:t>
      </w:r>
    </w:p>
    <w:p w14:paraId="650964D7" w14:textId="1B5CE249" w:rsidR="00750C51" w:rsidRDefault="00750C51" w:rsidP="00E233E4">
      <w:pPr>
        <w:pStyle w:val="af"/>
        <w:numPr>
          <w:ilvl w:val="0"/>
          <w:numId w:val="20"/>
        </w:numPr>
        <w:spacing w:line="240" w:lineRule="auto"/>
        <w:ind w:leftChars="0"/>
      </w:pPr>
      <w:r w:rsidRPr="00750C51">
        <w:rPr>
          <w:lang w:val="en-US"/>
        </w:rPr>
        <w:t xml:space="preserve">Solovyev, R., Wang, W., &amp; Gabruseva, T. (2021). Weighted boxes fusion: Ensembling boxes from different object detection models. </w:t>
      </w:r>
      <w:r w:rsidRPr="00750C51">
        <w:t>Image and Vision Computing, 107, 104117.</w:t>
      </w:r>
    </w:p>
    <w:p w14:paraId="5561BE55" w14:textId="77777777" w:rsidR="00750C51" w:rsidRPr="00750C51" w:rsidRDefault="00750C51" w:rsidP="00EB362F">
      <w:pPr>
        <w:pStyle w:val="af"/>
        <w:spacing w:line="240" w:lineRule="auto"/>
        <w:ind w:leftChars="0"/>
      </w:pPr>
    </w:p>
    <w:p w14:paraId="501E3809" w14:textId="24A4E59C" w:rsidR="000D2501" w:rsidRPr="005F4140" w:rsidRDefault="000D2501" w:rsidP="00E233E4">
      <w:pPr>
        <w:pStyle w:val="af"/>
        <w:numPr>
          <w:ilvl w:val="0"/>
          <w:numId w:val="20"/>
        </w:numPr>
        <w:spacing w:line="240" w:lineRule="auto"/>
        <w:ind w:leftChars="0"/>
        <w:rPr>
          <w:lang w:val="en-US"/>
        </w:rPr>
      </w:pPr>
      <w:r w:rsidRPr="00E233E4">
        <w:rPr>
          <w:lang w:val="en-US"/>
        </w:rPr>
        <w:t xml:space="preserve">Liu, Y., Wang, Y., Wang, S., Liang, T., Zhao, Q., Tang, Z., &amp; Ling, H. (2020, April). </w:t>
      </w:r>
      <w:r w:rsidRPr="005F4140">
        <w:rPr>
          <w:lang w:val="en-US"/>
        </w:rPr>
        <w:t>Cbnet: A novel composite backbone network architecture for object detection. In Proceedings of the AAAI conference on artificial intelligence (Vol. 34, No. 07, pp. 11653-11660).</w:t>
      </w:r>
    </w:p>
    <w:p w14:paraId="601EFE1B" w14:textId="77777777" w:rsidR="000D2501" w:rsidRPr="005F4140" w:rsidRDefault="000D2501" w:rsidP="00C00E3B">
      <w:pPr>
        <w:spacing w:line="240" w:lineRule="auto"/>
        <w:rPr>
          <w:lang w:val="en-US"/>
        </w:rPr>
      </w:pPr>
    </w:p>
    <w:p w14:paraId="600E9AA6" w14:textId="2007370A" w:rsidR="000D2501" w:rsidRPr="005F4140" w:rsidRDefault="00750B17" w:rsidP="00E233E4">
      <w:pPr>
        <w:pStyle w:val="af"/>
        <w:numPr>
          <w:ilvl w:val="0"/>
          <w:numId w:val="20"/>
        </w:numPr>
        <w:spacing w:line="240" w:lineRule="auto"/>
        <w:ind w:leftChars="0"/>
        <w:rPr>
          <w:lang w:val="en-US"/>
        </w:rPr>
      </w:pPr>
      <w:r w:rsidRPr="005F4140">
        <w:rPr>
          <w:lang w:val="en-US"/>
        </w:rPr>
        <w:t>Liu, Z., Lin, Y., Cao, Y., Hu, H., Wei, Y., Zhang, Z., ... &amp; Guo, B. (2021). Swin transformer: Hierarchical vision transformer using shifted windows. In Proceedings of the IEEE/CVF International Conference on Computer Vision (pp. 10012-10022).</w:t>
      </w:r>
    </w:p>
    <w:p w14:paraId="4FD73D51" w14:textId="77777777" w:rsidR="000D2501" w:rsidRPr="005F4140" w:rsidRDefault="000D2501" w:rsidP="00C00E3B">
      <w:pPr>
        <w:spacing w:line="240" w:lineRule="auto"/>
        <w:rPr>
          <w:lang w:val="en-US"/>
        </w:rPr>
      </w:pPr>
    </w:p>
    <w:p w14:paraId="56625E25" w14:textId="77777777" w:rsidR="00750C51" w:rsidRPr="005F4140" w:rsidRDefault="000D2501" w:rsidP="00E233E4">
      <w:pPr>
        <w:pStyle w:val="af"/>
        <w:numPr>
          <w:ilvl w:val="0"/>
          <w:numId w:val="20"/>
        </w:numPr>
        <w:spacing w:line="240" w:lineRule="auto"/>
        <w:ind w:leftChars="0"/>
        <w:rPr>
          <w:lang w:val="en-US"/>
        </w:rPr>
      </w:pPr>
      <w:r w:rsidRPr="005F4140">
        <w:rPr>
          <w:lang w:val="en-US"/>
        </w:rPr>
        <w:t>Liang, T., Chu, X., Liu, Y., Wang, Y., Tang, Z., Chu, W., ... &amp; Ling, H. (2021). Cbnetv2: A composite backbone network architecture for object detection. arXiv preprint arXiv:2107.00420.</w:t>
      </w:r>
    </w:p>
    <w:p w14:paraId="1DC90B57" w14:textId="34E528FE" w:rsidR="000B5D41" w:rsidRPr="005F4140" w:rsidRDefault="00750B17" w:rsidP="00E233E4">
      <w:pPr>
        <w:pStyle w:val="af"/>
        <w:numPr>
          <w:ilvl w:val="0"/>
          <w:numId w:val="20"/>
        </w:numPr>
        <w:spacing w:line="240" w:lineRule="auto"/>
        <w:ind w:leftChars="0"/>
        <w:rPr>
          <w:lang w:val="en-US"/>
        </w:rPr>
      </w:pPr>
      <w:r w:rsidRPr="005F4140">
        <w:rPr>
          <w:lang w:val="en-US"/>
        </w:rPr>
        <w:br w:type="page"/>
      </w:r>
    </w:p>
    <w:p w14:paraId="44C4DD6D" w14:textId="77777777" w:rsidR="000B5D41" w:rsidRPr="00F204B4" w:rsidRDefault="00750B17" w:rsidP="00C00E3B">
      <w:pPr>
        <w:pStyle w:val="2"/>
        <w:spacing w:line="240" w:lineRule="auto"/>
      </w:pPr>
      <w:r w:rsidRPr="00F204B4">
        <w:lastRenderedPageBreak/>
        <w:t>聯絡資料</w:t>
      </w:r>
    </w:p>
    <w:p w14:paraId="4F6F69C0" w14:textId="77777777" w:rsidR="000B5D41" w:rsidRPr="00F204B4" w:rsidRDefault="00750B17" w:rsidP="00C00E3B">
      <w:pPr>
        <w:spacing w:line="240" w:lineRule="auto"/>
      </w:pPr>
      <w:r w:rsidRPr="00F204B4">
        <w:rPr>
          <w:b/>
        </w:rPr>
        <w:t>隊伍</w:t>
      </w:r>
    </w:p>
    <w:tbl>
      <w:tblPr>
        <w:tblStyle w:val="ac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0B5D41" w:rsidRPr="00B11A2D" w14:paraId="06A5DC34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8CBB6" w14:textId="77777777" w:rsidR="000B5D41" w:rsidRPr="00F204B4" w:rsidRDefault="00750B17" w:rsidP="00C00E3B">
            <w:pPr>
              <w:spacing w:line="240" w:lineRule="auto"/>
            </w:pPr>
            <w:r w:rsidRPr="00F204B4">
              <w:t>隊伍名稱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BBA3E" w14:textId="77777777" w:rsidR="000B5D41" w:rsidRPr="00F204B4" w:rsidRDefault="00750B17" w:rsidP="00C00E3B">
            <w:pPr>
              <w:spacing w:line="240" w:lineRule="auto"/>
            </w:pPr>
            <w:r w:rsidRPr="00F204B4">
              <w:rPr>
                <w:rFonts w:cs="Times New Roman"/>
              </w:rPr>
              <w:t>Private leaderboard</w:t>
            </w:r>
            <w:r w:rsidRPr="00F204B4">
              <w:t>成績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4AE0B" w14:textId="77777777" w:rsidR="000B5D41" w:rsidRPr="00F204B4" w:rsidRDefault="00750B17" w:rsidP="00C00E3B">
            <w:pPr>
              <w:spacing w:line="240" w:lineRule="auto"/>
              <w:rPr>
                <w:lang w:val="en-US"/>
              </w:rPr>
            </w:pPr>
            <w:r w:rsidRPr="00F204B4">
              <w:rPr>
                <w:rFonts w:cs="Times New Roman"/>
                <w:lang w:val="en-US"/>
              </w:rPr>
              <w:t>Private leaderboard</w:t>
            </w:r>
            <w:r w:rsidRPr="00F204B4">
              <w:t>名次</w:t>
            </w:r>
          </w:p>
        </w:tc>
      </w:tr>
      <w:tr w:rsidR="000B5D41" w:rsidRPr="00F204B4" w14:paraId="3481E98A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D6247" w14:textId="6461D431" w:rsidR="000B5D41" w:rsidRPr="00F204B4" w:rsidRDefault="00750B17" w:rsidP="00C00E3B">
            <w:pPr>
              <w:spacing w:line="240" w:lineRule="auto"/>
              <w:rPr>
                <w:rFonts w:cs="Times New Roman"/>
              </w:rPr>
            </w:pPr>
            <w:r w:rsidRPr="00F204B4">
              <w:rPr>
                <w:rFonts w:cs="Times New Roman"/>
              </w:rPr>
              <w:t>TEAM_1</w:t>
            </w:r>
            <w:r w:rsidR="00E2067A">
              <w:rPr>
                <w:rFonts w:cs="Times New Roman" w:hint="eastAsia"/>
              </w:rPr>
              <w:t>821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FF7CA" w14:textId="52015651" w:rsidR="000B5D41" w:rsidRPr="00F204B4" w:rsidRDefault="00FC1B43" w:rsidP="00C00E3B">
            <w:pPr>
              <w:spacing w:line="240" w:lineRule="auto"/>
              <w:rPr>
                <w:rFonts w:cs="Times New Roman"/>
              </w:rPr>
            </w:pPr>
            <w:r w:rsidRPr="00FC1B43">
              <w:rPr>
                <w:rFonts w:cs="Times New Roman"/>
              </w:rPr>
              <w:t>0.88278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1CA7C" w14:textId="30973CCE" w:rsidR="000B5D41" w:rsidRPr="00F204B4" w:rsidRDefault="00FC1B43" w:rsidP="00C00E3B">
            <w:pPr>
              <w:spacing w:line="240" w:lineRule="auto"/>
              <w:rPr>
                <w:rFonts w:cs="Times New Roman"/>
              </w:rPr>
            </w:pPr>
            <w:r w:rsidRPr="00FC1B43">
              <w:rPr>
                <w:rFonts w:cs="Times New Roman"/>
              </w:rPr>
              <w:t>40/307</w:t>
            </w:r>
          </w:p>
        </w:tc>
      </w:tr>
    </w:tbl>
    <w:p w14:paraId="76E91B96" w14:textId="77777777" w:rsidR="000B5D41" w:rsidRPr="00F204B4" w:rsidRDefault="000B5D41" w:rsidP="00C00E3B">
      <w:pPr>
        <w:spacing w:line="240" w:lineRule="auto"/>
        <w:rPr>
          <w:b/>
        </w:rPr>
      </w:pPr>
    </w:p>
    <w:p w14:paraId="30F190BB" w14:textId="7B861E22" w:rsidR="008F465F" w:rsidRPr="008F465F" w:rsidRDefault="00750B17" w:rsidP="008F465F">
      <w:pPr>
        <w:spacing w:line="240" w:lineRule="auto"/>
      </w:pPr>
      <w:r w:rsidRPr="00F204B4">
        <w:rPr>
          <w:b/>
        </w:rPr>
        <w:t>隊員(隊長請填第一位)</w:t>
      </w:r>
    </w:p>
    <w:tbl>
      <w:tblPr>
        <w:tblW w:w="9062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8"/>
        <w:gridCol w:w="2694"/>
        <w:gridCol w:w="1134"/>
        <w:gridCol w:w="2976"/>
      </w:tblGrid>
      <w:tr w:rsidR="008F465F" w:rsidRPr="008F465F" w14:paraId="576FBC1A" w14:textId="77777777" w:rsidTr="008F465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153408" w14:textId="77777777" w:rsidR="008F465F" w:rsidRDefault="008F465F" w:rsidP="008F465F">
            <w:pPr>
              <w:spacing w:line="240" w:lineRule="auto"/>
              <w:rPr>
                <w:rFonts w:ascii="標楷體" w:hAnsi="標楷體" w:cs="新細明體"/>
                <w:color w:val="000000"/>
                <w:szCs w:val="24"/>
                <w:lang w:val="en-US"/>
              </w:rPr>
            </w:pPr>
            <w:r w:rsidRPr="008F465F">
              <w:rPr>
                <w:rFonts w:ascii="標楷體" w:hAnsi="標楷體" w:cs="新細明體" w:hint="eastAsia"/>
                <w:color w:val="000000"/>
                <w:szCs w:val="24"/>
                <w:lang w:val="en-US"/>
              </w:rPr>
              <w:t>姓名</w:t>
            </w:r>
          </w:p>
          <w:p w14:paraId="3E4A28CE" w14:textId="233533E9" w:rsidR="008F465F" w:rsidRPr="008F465F" w:rsidRDefault="008F465F" w:rsidP="008F465F">
            <w:pPr>
              <w:spacing w:line="240" w:lineRule="auto"/>
              <w:rPr>
                <w:rFonts w:ascii="新細明體" w:eastAsia="新細明體" w:hAnsi="新細明體" w:cs="新細明體"/>
                <w:szCs w:val="24"/>
                <w:lang w:val="en-US"/>
              </w:rPr>
            </w:pPr>
            <w:r w:rsidRPr="008F465F">
              <w:rPr>
                <w:rFonts w:ascii="標楷體" w:hAnsi="標楷體" w:cs="新細明體" w:hint="eastAsia"/>
                <w:color w:val="000000"/>
                <w:szCs w:val="24"/>
                <w:lang w:val="en-US"/>
              </w:rPr>
              <w:t>(中英皆需填寫)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0C3CA1" w14:textId="77777777" w:rsidR="008F465F" w:rsidRPr="008F465F" w:rsidRDefault="008F465F" w:rsidP="008F465F">
            <w:pPr>
              <w:spacing w:line="240" w:lineRule="auto"/>
              <w:rPr>
                <w:rFonts w:ascii="新細明體" w:eastAsia="新細明體" w:hAnsi="新細明體" w:cs="新細明體"/>
                <w:szCs w:val="24"/>
                <w:lang w:val="en-US"/>
              </w:rPr>
            </w:pPr>
            <w:r w:rsidRPr="008F465F">
              <w:rPr>
                <w:rFonts w:ascii="標楷體" w:hAnsi="標楷體" w:cs="新細明體" w:hint="eastAsia"/>
                <w:color w:val="000000"/>
                <w:szCs w:val="24"/>
                <w:lang w:val="en-US"/>
              </w:rPr>
              <w:t>學校系所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7EC580" w14:textId="77777777" w:rsidR="008F465F" w:rsidRPr="008F465F" w:rsidRDefault="008F465F" w:rsidP="008F465F">
            <w:pPr>
              <w:spacing w:line="240" w:lineRule="auto"/>
              <w:rPr>
                <w:rFonts w:ascii="新細明體" w:eastAsia="新細明體" w:hAnsi="新細明體" w:cs="新細明體"/>
                <w:szCs w:val="24"/>
                <w:lang w:val="en-US"/>
              </w:rPr>
            </w:pPr>
            <w:r w:rsidRPr="008F465F">
              <w:rPr>
                <w:rFonts w:ascii="標楷體" w:hAnsi="標楷體" w:cs="新細明體" w:hint="eastAsia"/>
                <w:color w:val="000000"/>
                <w:szCs w:val="24"/>
                <w:lang w:val="en-US"/>
              </w:rPr>
              <w:t>電話</w:t>
            </w:r>
          </w:p>
        </w:tc>
        <w:tc>
          <w:tcPr>
            <w:tcW w:w="2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6BB79B" w14:textId="77777777" w:rsidR="008F465F" w:rsidRPr="008F465F" w:rsidRDefault="008F465F" w:rsidP="008F465F">
            <w:pPr>
              <w:spacing w:line="240" w:lineRule="auto"/>
              <w:rPr>
                <w:rFonts w:ascii="新細明體" w:eastAsia="新細明體" w:hAnsi="新細明體" w:cs="新細明體"/>
                <w:szCs w:val="24"/>
                <w:lang w:val="en-US"/>
              </w:rPr>
            </w:pPr>
            <w:r w:rsidRPr="008F465F">
              <w:rPr>
                <w:rFonts w:ascii="標楷體" w:hAnsi="標楷體" w:cs="新細明體" w:hint="eastAsia"/>
                <w:color w:val="000000"/>
                <w:szCs w:val="24"/>
                <w:lang w:val="en-US"/>
              </w:rPr>
              <w:t>E-mail</w:t>
            </w:r>
          </w:p>
        </w:tc>
      </w:tr>
      <w:tr w:rsidR="008F465F" w:rsidRPr="008F465F" w14:paraId="4171DE33" w14:textId="77777777" w:rsidTr="008F465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0940BA" w14:textId="77777777" w:rsidR="008F465F" w:rsidRDefault="008F465F" w:rsidP="008F465F">
            <w:pPr>
              <w:spacing w:line="240" w:lineRule="auto"/>
              <w:rPr>
                <w:rFonts w:ascii="標楷體" w:hAnsi="標楷體" w:cs="新細明體"/>
                <w:color w:val="000000"/>
                <w:szCs w:val="24"/>
                <w:lang w:val="en-US"/>
              </w:rPr>
            </w:pPr>
            <w:r w:rsidRPr="008F465F">
              <w:rPr>
                <w:rFonts w:ascii="標楷體" w:hAnsi="標楷體" w:cs="新細明體" w:hint="eastAsia"/>
                <w:color w:val="000000"/>
                <w:szCs w:val="24"/>
                <w:lang w:val="en-US"/>
              </w:rPr>
              <w:t>蕭昀豪</w:t>
            </w:r>
          </w:p>
          <w:p w14:paraId="749028F4" w14:textId="4D7DB804" w:rsidR="008F465F" w:rsidRPr="008F465F" w:rsidRDefault="008F465F" w:rsidP="008F465F">
            <w:pPr>
              <w:spacing w:line="240" w:lineRule="auto"/>
              <w:rPr>
                <w:rFonts w:ascii="新細明體" w:eastAsia="新細明體" w:hAnsi="新細明體" w:cs="新細明體"/>
                <w:szCs w:val="24"/>
                <w:lang w:val="en-US"/>
              </w:rPr>
            </w:pPr>
            <w:r w:rsidRPr="008F465F">
              <w:rPr>
                <w:rFonts w:ascii="標楷體" w:hAnsi="標楷體" w:cs="新細明體" w:hint="eastAsia"/>
                <w:color w:val="000000"/>
                <w:szCs w:val="24"/>
                <w:lang w:val="en-US"/>
              </w:rPr>
              <w:t>(YUN-HAO, HSIAO)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800DFA" w14:textId="77777777" w:rsidR="008F465F" w:rsidRPr="008F465F" w:rsidRDefault="008F465F" w:rsidP="008F465F">
            <w:pPr>
              <w:spacing w:line="240" w:lineRule="auto"/>
              <w:rPr>
                <w:rFonts w:ascii="新細明體" w:eastAsia="新細明體" w:hAnsi="新細明體" w:cs="新細明體"/>
                <w:szCs w:val="24"/>
                <w:lang w:val="en-US"/>
              </w:rPr>
            </w:pPr>
            <w:r w:rsidRPr="008F465F">
              <w:rPr>
                <w:rFonts w:ascii="標楷體" w:hAnsi="標楷體" w:cs="新細明體" w:hint="eastAsia"/>
                <w:color w:val="000000"/>
                <w:szCs w:val="24"/>
                <w:lang w:val="en-US"/>
              </w:rPr>
              <w:t>國立臺灣大學資訊網路與多媒體研究所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A51B0C" w14:textId="77777777" w:rsidR="008F465F" w:rsidRPr="008F465F" w:rsidRDefault="008F465F" w:rsidP="008F465F">
            <w:pPr>
              <w:spacing w:line="240" w:lineRule="auto"/>
              <w:rPr>
                <w:rFonts w:ascii="新細明體" w:eastAsia="新細明體" w:hAnsi="新細明體" w:cs="新細明體"/>
                <w:szCs w:val="24"/>
                <w:lang w:val="en-US"/>
              </w:rPr>
            </w:pPr>
            <w:r w:rsidRPr="008F465F">
              <w:rPr>
                <w:rFonts w:ascii="標楷體" w:hAnsi="標楷體" w:cs="新細明體" w:hint="eastAsia"/>
                <w:color w:val="000000"/>
                <w:szCs w:val="24"/>
                <w:lang w:val="en-US"/>
              </w:rPr>
              <w:t>0963-098-836</w:t>
            </w:r>
          </w:p>
        </w:tc>
        <w:tc>
          <w:tcPr>
            <w:tcW w:w="2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0B4C0F" w14:textId="77777777" w:rsidR="008F465F" w:rsidRPr="008F465F" w:rsidRDefault="008F465F" w:rsidP="008F465F">
            <w:pPr>
              <w:spacing w:line="240" w:lineRule="auto"/>
              <w:rPr>
                <w:rFonts w:ascii="新細明體" w:eastAsia="新細明體" w:hAnsi="新細明體" w:cs="新細明體"/>
                <w:szCs w:val="24"/>
                <w:lang w:val="en-US"/>
              </w:rPr>
            </w:pPr>
            <w:r w:rsidRPr="008F465F">
              <w:rPr>
                <w:rFonts w:ascii="標楷體" w:hAnsi="標楷體" w:cs="新細明體" w:hint="eastAsia"/>
                <w:color w:val="000000"/>
                <w:szCs w:val="24"/>
                <w:lang w:val="en-US"/>
              </w:rPr>
              <w:t>keepchangingtobe@gmail.com</w:t>
            </w:r>
          </w:p>
        </w:tc>
      </w:tr>
      <w:tr w:rsidR="008F465F" w:rsidRPr="008F465F" w14:paraId="67CAACCC" w14:textId="77777777" w:rsidTr="008F465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E3B741" w14:textId="77777777" w:rsidR="008F465F" w:rsidRDefault="008F465F" w:rsidP="008F465F">
            <w:pPr>
              <w:spacing w:line="240" w:lineRule="auto"/>
              <w:rPr>
                <w:rFonts w:ascii="標楷體" w:hAnsi="標楷體" w:cs="新細明體"/>
                <w:color w:val="000000"/>
                <w:szCs w:val="24"/>
                <w:lang w:val="en-US"/>
              </w:rPr>
            </w:pPr>
            <w:r w:rsidRPr="008F465F">
              <w:rPr>
                <w:rFonts w:ascii="標楷體" w:hAnsi="標楷體" w:cs="新細明體" w:hint="eastAsia"/>
                <w:color w:val="000000"/>
                <w:szCs w:val="24"/>
                <w:lang w:val="en-US"/>
              </w:rPr>
              <w:t>林揚昇</w:t>
            </w:r>
          </w:p>
          <w:p w14:paraId="48662304" w14:textId="5D050027" w:rsidR="008F465F" w:rsidRPr="008F465F" w:rsidRDefault="008F465F" w:rsidP="008F465F">
            <w:pPr>
              <w:spacing w:line="240" w:lineRule="auto"/>
              <w:rPr>
                <w:rFonts w:ascii="新細明體" w:eastAsia="新細明體" w:hAnsi="新細明體" w:cs="新細明體"/>
                <w:szCs w:val="24"/>
                <w:lang w:val="en-US"/>
              </w:rPr>
            </w:pPr>
            <w:r w:rsidRPr="008F465F">
              <w:rPr>
                <w:rFonts w:ascii="標楷體" w:hAnsi="標楷體" w:cs="新細明體" w:hint="eastAsia"/>
                <w:color w:val="000000"/>
                <w:szCs w:val="24"/>
                <w:lang w:val="en-US"/>
              </w:rPr>
              <w:t>(YANG-SHENG, LIN)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5A3E27" w14:textId="77777777" w:rsidR="008F465F" w:rsidRPr="008F465F" w:rsidRDefault="008F465F" w:rsidP="008F465F">
            <w:pPr>
              <w:spacing w:line="240" w:lineRule="auto"/>
              <w:rPr>
                <w:rFonts w:ascii="新細明體" w:eastAsia="新細明體" w:hAnsi="新細明體" w:cs="新細明體"/>
                <w:szCs w:val="24"/>
                <w:lang w:val="en-US"/>
              </w:rPr>
            </w:pPr>
            <w:r w:rsidRPr="008F465F">
              <w:rPr>
                <w:rFonts w:ascii="標楷體" w:hAnsi="標楷體" w:cs="新細明體" w:hint="eastAsia"/>
                <w:color w:val="000000"/>
                <w:szCs w:val="24"/>
                <w:lang w:val="en-US"/>
              </w:rPr>
              <w:t>國立臺灣大學資訊工程研究所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0F0EA5" w14:textId="77777777" w:rsidR="008F465F" w:rsidRPr="008F465F" w:rsidRDefault="008F465F" w:rsidP="008F465F">
            <w:pPr>
              <w:spacing w:line="240" w:lineRule="auto"/>
              <w:rPr>
                <w:rFonts w:ascii="新細明體" w:eastAsia="新細明體" w:hAnsi="新細明體" w:cs="新細明體"/>
                <w:szCs w:val="24"/>
                <w:lang w:val="en-US"/>
              </w:rPr>
            </w:pPr>
            <w:r w:rsidRPr="008F465F">
              <w:rPr>
                <w:rFonts w:ascii="標楷體" w:hAnsi="標楷體" w:cs="新細明體" w:hint="eastAsia"/>
                <w:color w:val="000000"/>
                <w:szCs w:val="24"/>
                <w:lang w:val="en-US"/>
              </w:rPr>
              <w:t>0975-975-176</w:t>
            </w:r>
          </w:p>
        </w:tc>
        <w:tc>
          <w:tcPr>
            <w:tcW w:w="2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1BDCA" w14:textId="77777777" w:rsidR="008F465F" w:rsidRPr="008F465F" w:rsidRDefault="008F465F" w:rsidP="008F465F">
            <w:pPr>
              <w:spacing w:line="240" w:lineRule="auto"/>
              <w:rPr>
                <w:rFonts w:ascii="新細明體" w:eastAsia="新細明體" w:hAnsi="新細明體" w:cs="新細明體"/>
                <w:szCs w:val="24"/>
                <w:lang w:val="en-US"/>
              </w:rPr>
            </w:pPr>
            <w:r w:rsidRPr="008F465F">
              <w:rPr>
                <w:rFonts w:ascii="標楷體" w:hAnsi="標楷體" w:cs="新細明體" w:hint="eastAsia"/>
                <w:color w:val="000000"/>
                <w:szCs w:val="24"/>
                <w:lang w:val="en-US"/>
              </w:rPr>
              <w:t>jason27146913@gmail.com</w:t>
            </w:r>
          </w:p>
        </w:tc>
      </w:tr>
      <w:tr w:rsidR="008F465F" w:rsidRPr="008F465F" w14:paraId="6CAB8604" w14:textId="77777777" w:rsidTr="008F465F"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C5BECB" w14:textId="77777777" w:rsidR="008F465F" w:rsidRDefault="008F465F" w:rsidP="008F465F">
            <w:pPr>
              <w:spacing w:line="240" w:lineRule="auto"/>
              <w:rPr>
                <w:rFonts w:ascii="標楷體" w:hAnsi="標楷體" w:cs="新細明體"/>
                <w:color w:val="000000"/>
                <w:szCs w:val="24"/>
                <w:lang w:val="en-US"/>
              </w:rPr>
            </w:pPr>
            <w:r w:rsidRPr="008F465F">
              <w:rPr>
                <w:rFonts w:ascii="標楷體" w:hAnsi="標楷體" w:cs="新細明體" w:hint="eastAsia"/>
                <w:color w:val="000000"/>
                <w:szCs w:val="24"/>
                <w:lang w:val="en-US"/>
              </w:rPr>
              <w:t>陳明心</w:t>
            </w:r>
          </w:p>
          <w:p w14:paraId="6553F3B6" w14:textId="71F9FF58" w:rsidR="008F465F" w:rsidRPr="008F465F" w:rsidRDefault="008F465F" w:rsidP="008F465F">
            <w:pPr>
              <w:spacing w:line="240" w:lineRule="auto"/>
              <w:rPr>
                <w:rFonts w:ascii="新細明體" w:eastAsia="新細明體" w:hAnsi="新細明體" w:cs="新細明體"/>
                <w:szCs w:val="24"/>
                <w:lang w:val="en-US"/>
              </w:rPr>
            </w:pPr>
            <w:r w:rsidRPr="008F465F">
              <w:rPr>
                <w:rFonts w:ascii="標楷體" w:hAnsi="標楷體" w:cs="新細明體" w:hint="eastAsia"/>
                <w:color w:val="000000"/>
                <w:szCs w:val="24"/>
                <w:lang w:val="en-US"/>
              </w:rPr>
              <w:t>(MING-HSIN, CHEN)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B972A5" w14:textId="77777777" w:rsidR="008F465F" w:rsidRPr="008F465F" w:rsidRDefault="008F465F" w:rsidP="008F465F">
            <w:pPr>
              <w:spacing w:line="240" w:lineRule="auto"/>
              <w:rPr>
                <w:rFonts w:ascii="新細明體" w:eastAsia="新細明體" w:hAnsi="新細明體" w:cs="新細明體"/>
                <w:szCs w:val="24"/>
                <w:lang w:val="en-US"/>
              </w:rPr>
            </w:pPr>
            <w:r w:rsidRPr="008F465F">
              <w:rPr>
                <w:rFonts w:ascii="標楷體" w:hAnsi="標楷體" w:cs="新細明體" w:hint="eastAsia"/>
                <w:color w:val="000000"/>
                <w:szCs w:val="24"/>
                <w:lang w:val="en-US"/>
              </w:rPr>
              <w:t>國立成功大學人工智慧機器人碩士學位學程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700280" w14:textId="77777777" w:rsidR="008F465F" w:rsidRPr="008F465F" w:rsidRDefault="008F465F" w:rsidP="008F465F">
            <w:pPr>
              <w:spacing w:line="240" w:lineRule="auto"/>
              <w:rPr>
                <w:rFonts w:ascii="新細明體" w:eastAsia="新細明體" w:hAnsi="新細明體" w:cs="新細明體"/>
                <w:szCs w:val="24"/>
                <w:lang w:val="en-US"/>
              </w:rPr>
            </w:pPr>
            <w:r w:rsidRPr="008F465F">
              <w:rPr>
                <w:rFonts w:ascii="標楷體" w:hAnsi="標楷體" w:cs="新細明體" w:hint="eastAsia"/>
                <w:color w:val="000000"/>
                <w:szCs w:val="24"/>
                <w:lang w:val="en-US"/>
              </w:rPr>
              <w:t>0906-521-060</w:t>
            </w:r>
          </w:p>
        </w:tc>
        <w:tc>
          <w:tcPr>
            <w:tcW w:w="2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1CCB2D" w14:textId="77777777" w:rsidR="008F465F" w:rsidRPr="008F465F" w:rsidRDefault="008F465F" w:rsidP="008F465F">
            <w:pPr>
              <w:spacing w:line="240" w:lineRule="auto"/>
              <w:rPr>
                <w:rFonts w:ascii="新細明體" w:eastAsia="新細明體" w:hAnsi="新細明體" w:cs="新細明體"/>
                <w:szCs w:val="24"/>
                <w:lang w:val="en-US"/>
              </w:rPr>
            </w:pPr>
            <w:r w:rsidRPr="008F465F">
              <w:rPr>
                <w:rFonts w:ascii="標楷體" w:hAnsi="標楷體" w:cs="新細明體" w:hint="eastAsia"/>
                <w:color w:val="000000"/>
                <w:szCs w:val="24"/>
                <w:lang w:val="en-US"/>
              </w:rPr>
              <w:t>travis.xin@gmail.com</w:t>
            </w:r>
          </w:p>
        </w:tc>
      </w:tr>
    </w:tbl>
    <w:p w14:paraId="5E72F74D" w14:textId="77777777" w:rsidR="008F465F" w:rsidRDefault="008F465F" w:rsidP="00C00E3B">
      <w:pPr>
        <w:spacing w:line="240" w:lineRule="auto"/>
        <w:rPr>
          <w:b/>
        </w:rPr>
      </w:pPr>
    </w:p>
    <w:p w14:paraId="750E15BC" w14:textId="5B28A570" w:rsidR="000B5D41" w:rsidRPr="00F204B4" w:rsidRDefault="00750B17" w:rsidP="00C00E3B">
      <w:pPr>
        <w:spacing w:line="240" w:lineRule="auto"/>
      </w:pPr>
      <w:r w:rsidRPr="00F204B4">
        <w:rPr>
          <w:b/>
        </w:rPr>
        <w:t>指導教授</w:t>
      </w:r>
    </w:p>
    <w:p w14:paraId="3864C662" w14:textId="77777777" w:rsidR="000B5D41" w:rsidRPr="00F204B4" w:rsidRDefault="00750B17" w:rsidP="00C00E3B">
      <w:pPr>
        <w:spacing w:line="240" w:lineRule="auto"/>
      </w:pPr>
      <w:r w:rsidRPr="00F204B4">
        <w:t>若為「連結課程」的課堂作業或期末專題，請填授課教師，</w:t>
      </w:r>
      <w:proofErr w:type="gramStart"/>
      <w:r w:rsidRPr="00F204B4">
        <w:t>以利依連結</w:t>
      </w:r>
      <w:proofErr w:type="gramEnd"/>
      <w:r w:rsidRPr="00F204B4">
        <w:t>課程彙整。</w:t>
      </w:r>
    </w:p>
    <w:p w14:paraId="0D1B6576" w14:textId="77777777" w:rsidR="000B5D41" w:rsidRPr="00F204B4" w:rsidRDefault="00750B17" w:rsidP="00C00E3B">
      <w:pPr>
        <w:spacing w:line="240" w:lineRule="auto"/>
      </w:pPr>
      <w:r w:rsidRPr="00F204B4">
        <w:t>若非「連結課程」，但有教授實際參與指導，請填寫該位教授。</w:t>
      </w:r>
    </w:p>
    <w:p w14:paraId="6F101AC2" w14:textId="77777777" w:rsidR="000B5D41" w:rsidRPr="00F204B4" w:rsidRDefault="00750B17" w:rsidP="00C00E3B">
      <w:pPr>
        <w:spacing w:line="240" w:lineRule="auto"/>
      </w:pPr>
      <w:r w:rsidRPr="00F204B4">
        <w:t xml:space="preserve">若以上兩者皆非，可不予填寫。 </w:t>
      </w:r>
    </w:p>
    <w:tbl>
      <w:tblPr>
        <w:tblStyle w:val="ae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5"/>
        <w:gridCol w:w="1806"/>
        <w:gridCol w:w="1806"/>
        <w:gridCol w:w="1806"/>
        <w:gridCol w:w="1806"/>
      </w:tblGrid>
      <w:tr w:rsidR="000B5D41" w:rsidRPr="00F204B4" w14:paraId="607B927F" w14:textId="77777777"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F7BD6" w14:textId="77777777" w:rsidR="000B5D41" w:rsidRPr="00F204B4" w:rsidRDefault="00750B17" w:rsidP="00C00E3B">
            <w:pPr>
              <w:spacing w:line="240" w:lineRule="auto"/>
            </w:pPr>
            <w:r w:rsidRPr="00F204B4">
              <w:t>教授姓名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EA838" w14:textId="77777777" w:rsidR="000B5D41" w:rsidRPr="00F204B4" w:rsidRDefault="00750B17" w:rsidP="00C00E3B">
            <w:pPr>
              <w:spacing w:line="240" w:lineRule="auto"/>
            </w:pPr>
            <w:r w:rsidRPr="00F204B4">
              <w:t>課程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84043" w14:textId="77777777" w:rsidR="000B5D41" w:rsidRPr="00F204B4" w:rsidRDefault="00750B17" w:rsidP="00C00E3B">
            <w:pPr>
              <w:spacing w:line="240" w:lineRule="auto"/>
            </w:pPr>
            <w:proofErr w:type="gramStart"/>
            <w:r w:rsidRPr="00F204B4">
              <w:t>課號</w:t>
            </w:r>
            <w:proofErr w:type="gramEnd"/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634F7" w14:textId="77777777" w:rsidR="000B5D41" w:rsidRPr="00F204B4" w:rsidRDefault="00750B17" w:rsidP="00C00E3B">
            <w:pPr>
              <w:spacing w:line="240" w:lineRule="auto"/>
            </w:pPr>
            <w:r w:rsidRPr="00F204B4">
              <w:t>學校系所</w:t>
            </w: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AAD69" w14:textId="77777777" w:rsidR="000B5D41" w:rsidRPr="00F204B4" w:rsidRDefault="00750B17" w:rsidP="00C00E3B">
            <w:pPr>
              <w:spacing w:line="240" w:lineRule="auto"/>
              <w:rPr>
                <w:rFonts w:cs="Times New Roman"/>
              </w:rPr>
            </w:pPr>
            <w:r w:rsidRPr="00F204B4">
              <w:rPr>
                <w:rFonts w:cs="Times New Roman"/>
              </w:rPr>
              <w:t>E-mail</w:t>
            </w:r>
          </w:p>
        </w:tc>
      </w:tr>
      <w:tr w:rsidR="000B5D41" w:rsidRPr="00F204B4" w14:paraId="07D16AB8" w14:textId="77777777"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00DFD" w14:textId="77777777" w:rsidR="000B5D41" w:rsidRPr="00F204B4" w:rsidRDefault="000B5D41" w:rsidP="00C00E3B">
            <w:pPr>
              <w:spacing w:line="240" w:lineRule="auto"/>
            </w:pP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5ACC8" w14:textId="77777777" w:rsidR="000B5D41" w:rsidRPr="00F204B4" w:rsidRDefault="000B5D41" w:rsidP="00C00E3B">
            <w:pPr>
              <w:spacing w:line="240" w:lineRule="auto"/>
            </w:pP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23085" w14:textId="77777777" w:rsidR="000B5D41" w:rsidRPr="00F204B4" w:rsidRDefault="000B5D41" w:rsidP="00C00E3B">
            <w:pPr>
              <w:spacing w:line="240" w:lineRule="auto"/>
            </w:pP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C638A" w14:textId="77777777" w:rsidR="000B5D41" w:rsidRPr="00F204B4" w:rsidRDefault="000B5D41" w:rsidP="00C00E3B">
            <w:pPr>
              <w:spacing w:line="240" w:lineRule="auto"/>
            </w:pPr>
          </w:p>
        </w:tc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37D79" w14:textId="77777777" w:rsidR="000B5D41" w:rsidRPr="00F204B4" w:rsidRDefault="000B5D41" w:rsidP="00C00E3B">
            <w:pPr>
              <w:spacing w:line="240" w:lineRule="auto"/>
            </w:pPr>
          </w:p>
        </w:tc>
      </w:tr>
    </w:tbl>
    <w:p w14:paraId="07F7CD91" w14:textId="77777777" w:rsidR="000B5D41" w:rsidRPr="00F204B4" w:rsidRDefault="000B5D41" w:rsidP="00E233E4">
      <w:pPr>
        <w:spacing w:line="240" w:lineRule="auto"/>
      </w:pPr>
    </w:p>
    <w:sectPr w:rsidR="000B5D41" w:rsidRPr="00F204B4" w:rsidSect="00F204B4">
      <w:footerReference w:type="default" r:id="rId20"/>
      <w:pgSz w:w="11909" w:h="16834"/>
      <w:pgMar w:top="1440" w:right="1701" w:bottom="1440" w:left="179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E0A902" w14:textId="77777777" w:rsidR="008D371A" w:rsidRDefault="008D371A" w:rsidP="00A51F9D">
      <w:pPr>
        <w:spacing w:line="240" w:lineRule="auto"/>
      </w:pPr>
      <w:r>
        <w:separator/>
      </w:r>
    </w:p>
  </w:endnote>
  <w:endnote w:type="continuationSeparator" w:id="0">
    <w:p w14:paraId="48DA37D6" w14:textId="77777777" w:rsidR="008D371A" w:rsidRDefault="008D371A" w:rsidP="00A51F9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ungsuh">
    <w:altName w:val="Gungsuh"/>
    <w:charset w:val="81"/>
    <w:family w:val="roman"/>
    <w:pitch w:val="variable"/>
    <w:sig w:usb0="B00002AF" w:usb1="69D77CFB" w:usb2="00000030" w:usb3="00000000" w:csb0="0008009F" w:csb1="00000000"/>
  </w:font>
  <w:font w:name="Arial Unicode MS"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68909967"/>
      <w:docPartObj>
        <w:docPartGallery w:val="Page Numbers (Bottom of Page)"/>
        <w:docPartUnique/>
      </w:docPartObj>
    </w:sdtPr>
    <w:sdtEndPr/>
    <w:sdtContent>
      <w:p w14:paraId="63CBF49A" w14:textId="77777777" w:rsidR="00750B17" w:rsidRDefault="00750B17">
        <w:pPr>
          <w:pStyle w:val="af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273AC3C" w14:textId="77777777" w:rsidR="00750B17" w:rsidRDefault="00750B17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0C3EC0" w14:textId="77777777" w:rsidR="008D371A" w:rsidRDefault="008D371A" w:rsidP="00A51F9D">
      <w:pPr>
        <w:spacing w:line="240" w:lineRule="auto"/>
      </w:pPr>
      <w:r>
        <w:separator/>
      </w:r>
    </w:p>
  </w:footnote>
  <w:footnote w:type="continuationSeparator" w:id="0">
    <w:p w14:paraId="1839A652" w14:textId="77777777" w:rsidR="008D371A" w:rsidRDefault="008D371A" w:rsidP="00A51F9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892E77"/>
    <w:multiLevelType w:val="multilevel"/>
    <w:tmpl w:val="7CC2A6C4"/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702547A"/>
    <w:multiLevelType w:val="multilevel"/>
    <w:tmpl w:val="0826FC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A671340"/>
    <w:multiLevelType w:val="multilevel"/>
    <w:tmpl w:val="76727C84"/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B0A1143"/>
    <w:multiLevelType w:val="multilevel"/>
    <w:tmpl w:val="D1C634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AA4539"/>
    <w:multiLevelType w:val="hybridMultilevel"/>
    <w:tmpl w:val="BA50FEE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2A82FD4"/>
    <w:multiLevelType w:val="multilevel"/>
    <w:tmpl w:val="088E9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C1065E"/>
    <w:multiLevelType w:val="multilevel"/>
    <w:tmpl w:val="FC7A97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42B2D76"/>
    <w:multiLevelType w:val="hybridMultilevel"/>
    <w:tmpl w:val="A26C822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24C30CBF"/>
    <w:multiLevelType w:val="multilevel"/>
    <w:tmpl w:val="473E85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C627988"/>
    <w:multiLevelType w:val="multilevel"/>
    <w:tmpl w:val="5FF476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F353FE8"/>
    <w:multiLevelType w:val="hybridMultilevel"/>
    <w:tmpl w:val="E3782162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1" w15:restartNumberingAfterBreak="0">
    <w:nsid w:val="32CF7521"/>
    <w:multiLevelType w:val="hybridMultilevel"/>
    <w:tmpl w:val="4ACAA38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369A7B6D"/>
    <w:multiLevelType w:val="hybridMultilevel"/>
    <w:tmpl w:val="93C67B7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385F4285"/>
    <w:multiLevelType w:val="hybridMultilevel"/>
    <w:tmpl w:val="7AFED15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 w15:restartNumberingAfterBreak="0">
    <w:nsid w:val="4518706F"/>
    <w:multiLevelType w:val="multilevel"/>
    <w:tmpl w:val="32D8EB18"/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1EA496C"/>
    <w:multiLevelType w:val="multilevel"/>
    <w:tmpl w:val="D0A27B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1971BFD"/>
    <w:multiLevelType w:val="hybridMultilevel"/>
    <w:tmpl w:val="DEAE7308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7" w15:restartNumberingAfterBreak="0">
    <w:nsid w:val="73793281"/>
    <w:multiLevelType w:val="hybridMultilevel"/>
    <w:tmpl w:val="8B26BD52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8" w15:restartNumberingAfterBreak="0">
    <w:nsid w:val="776E7980"/>
    <w:multiLevelType w:val="multilevel"/>
    <w:tmpl w:val="DB2E15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A2B2581"/>
    <w:multiLevelType w:val="multilevel"/>
    <w:tmpl w:val="1F5ED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15"/>
  </w:num>
  <w:num w:numId="3">
    <w:abstractNumId w:val="2"/>
  </w:num>
  <w:num w:numId="4">
    <w:abstractNumId w:val="8"/>
  </w:num>
  <w:num w:numId="5">
    <w:abstractNumId w:val="6"/>
  </w:num>
  <w:num w:numId="6">
    <w:abstractNumId w:val="9"/>
  </w:num>
  <w:num w:numId="7">
    <w:abstractNumId w:val="0"/>
  </w:num>
  <w:num w:numId="8">
    <w:abstractNumId w:val="1"/>
  </w:num>
  <w:num w:numId="9">
    <w:abstractNumId w:val="18"/>
  </w:num>
  <w:num w:numId="10">
    <w:abstractNumId w:val="11"/>
  </w:num>
  <w:num w:numId="11">
    <w:abstractNumId w:val="4"/>
  </w:num>
  <w:num w:numId="12">
    <w:abstractNumId w:val="10"/>
  </w:num>
  <w:num w:numId="13">
    <w:abstractNumId w:val="3"/>
    <w:lvlOverride w:ilvl="0">
      <w:lvl w:ilvl="0">
        <w:numFmt w:val="lowerLetter"/>
        <w:lvlText w:val="%1."/>
        <w:lvlJc w:val="left"/>
      </w:lvl>
    </w:lvlOverride>
  </w:num>
  <w:num w:numId="14">
    <w:abstractNumId w:val="3"/>
    <w:lvlOverride w:ilvl="0">
      <w:lvl w:ilvl="0">
        <w:numFmt w:val="lowerLetter"/>
        <w:lvlText w:val="%1."/>
        <w:lvlJc w:val="left"/>
      </w:lvl>
    </w:lvlOverride>
    <w:lvlOverride w:ilvl="1">
      <w:lvl w:ilvl="1">
        <w:numFmt w:val="lowerRoman"/>
        <w:lvlText w:val="%2."/>
        <w:lvlJc w:val="right"/>
      </w:lvl>
    </w:lvlOverride>
  </w:num>
  <w:num w:numId="15">
    <w:abstractNumId w:val="16"/>
  </w:num>
  <w:num w:numId="16">
    <w:abstractNumId w:val="19"/>
    <w:lvlOverride w:ilvl="0">
      <w:lvl w:ilvl="0">
        <w:numFmt w:val="lowerRoman"/>
        <w:lvlText w:val="%1."/>
        <w:lvlJc w:val="right"/>
      </w:lvl>
    </w:lvlOverride>
  </w:num>
  <w:num w:numId="17">
    <w:abstractNumId w:val="13"/>
  </w:num>
  <w:num w:numId="18">
    <w:abstractNumId w:val="17"/>
  </w:num>
  <w:num w:numId="19">
    <w:abstractNumId w:val="7"/>
  </w:num>
  <w:num w:numId="20">
    <w:abstractNumId w:val="12"/>
  </w:num>
  <w:num w:numId="21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user">
    <w15:presenceInfo w15:providerId="Windows Live" w15:userId="94d54d689483786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5D41"/>
    <w:rsid w:val="00005278"/>
    <w:rsid w:val="000237F1"/>
    <w:rsid w:val="00025382"/>
    <w:rsid w:val="0004089F"/>
    <w:rsid w:val="000637C6"/>
    <w:rsid w:val="00067A1B"/>
    <w:rsid w:val="000711F1"/>
    <w:rsid w:val="0007302C"/>
    <w:rsid w:val="0009556A"/>
    <w:rsid w:val="000A02EF"/>
    <w:rsid w:val="000A2CD6"/>
    <w:rsid w:val="000A6B8C"/>
    <w:rsid w:val="000A77CF"/>
    <w:rsid w:val="000B5D41"/>
    <w:rsid w:val="000B7C11"/>
    <w:rsid w:val="000D2501"/>
    <w:rsid w:val="000E282D"/>
    <w:rsid w:val="000F35C8"/>
    <w:rsid w:val="000F50B7"/>
    <w:rsid w:val="0010243A"/>
    <w:rsid w:val="00116CAA"/>
    <w:rsid w:val="00123A6B"/>
    <w:rsid w:val="0012741B"/>
    <w:rsid w:val="001424C4"/>
    <w:rsid w:val="00157AB4"/>
    <w:rsid w:val="00164B40"/>
    <w:rsid w:val="00197FF1"/>
    <w:rsid w:val="001A4C8D"/>
    <w:rsid w:val="001D475E"/>
    <w:rsid w:val="001E0296"/>
    <w:rsid w:val="001E3884"/>
    <w:rsid w:val="00210095"/>
    <w:rsid w:val="00221F2C"/>
    <w:rsid w:val="00222CC7"/>
    <w:rsid w:val="00244609"/>
    <w:rsid w:val="002558CB"/>
    <w:rsid w:val="00276CCC"/>
    <w:rsid w:val="00277784"/>
    <w:rsid w:val="002B1D6C"/>
    <w:rsid w:val="002B3825"/>
    <w:rsid w:val="002B7F39"/>
    <w:rsid w:val="002E07B1"/>
    <w:rsid w:val="00316B25"/>
    <w:rsid w:val="00325ABF"/>
    <w:rsid w:val="003428D0"/>
    <w:rsid w:val="00345D28"/>
    <w:rsid w:val="003460F2"/>
    <w:rsid w:val="003737EF"/>
    <w:rsid w:val="003759D9"/>
    <w:rsid w:val="003A0A52"/>
    <w:rsid w:val="003B252D"/>
    <w:rsid w:val="003B6F70"/>
    <w:rsid w:val="0040194C"/>
    <w:rsid w:val="00405EA4"/>
    <w:rsid w:val="0040731A"/>
    <w:rsid w:val="00420A42"/>
    <w:rsid w:val="00433C34"/>
    <w:rsid w:val="0045083B"/>
    <w:rsid w:val="00471990"/>
    <w:rsid w:val="004817DE"/>
    <w:rsid w:val="00491ACB"/>
    <w:rsid w:val="0049736E"/>
    <w:rsid w:val="004B192C"/>
    <w:rsid w:val="00520BD6"/>
    <w:rsid w:val="005269EE"/>
    <w:rsid w:val="00530D12"/>
    <w:rsid w:val="00530EF6"/>
    <w:rsid w:val="00534570"/>
    <w:rsid w:val="00560015"/>
    <w:rsid w:val="00591A83"/>
    <w:rsid w:val="00596EDC"/>
    <w:rsid w:val="00597193"/>
    <w:rsid w:val="005C2670"/>
    <w:rsid w:val="005C3939"/>
    <w:rsid w:val="005D31C6"/>
    <w:rsid w:val="005D3750"/>
    <w:rsid w:val="005D599E"/>
    <w:rsid w:val="005F4140"/>
    <w:rsid w:val="006018D1"/>
    <w:rsid w:val="00642BBC"/>
    <w:rsid w:val="00673418"/>
    <w:rsid w:val="006803C8"/>
    <w:rsid w:val="00690996"/>
    <w:rsid w:val="006A686F"/>
    <w:rsid w:val="006D4058"/>
    <w:rsid w:val="00703BC4"/>
    <w:rsid w:val="0073430B"/>
    <w:rsid w:val="00750B17"/>
    <w:rsid w:val="00750C51"/>
    <w:rsid w:val="0075592A"/>
    <w:rsid w:val="00777F66"/>
    <w:rsid w:val="0078420E"/>
    <w:rsid w:val="007845AC"/>
    <w:rsid w:val="00791EBA"/>
    <w:rsid w:val="007A3C73"/>
    <w:rsid w:val="007B4572"/>
    <w:rsid w:val="007B46C9"/>
    <w:rsid w:val="007D326B"/>
    <w:rsid w:val="007F58C8"/>
    <w:rsid w:val="008062EE"/>
    <w:rsid w:val="008675DC"/>
    <w:rsid w:val="0087121C"/>
    <w:rsid w:val="008A4F76"/>
    <w:rsid w:val="008D371A"/>
    <w:rsid w:val="008E31C8"/>
    <w:rsid w:val="008F465F"/>
    <w:rsid w:val="008F7AB4"/>
    <w:rsid w:val="00903063"/>
    <w:rsid w:val="00905F1F"/>
    <w:rsid w:val="00915359"/>
    <w:rsid w:val="00924C8B"/>
    <w:rsid w:val="00926FA6"/>
    <w:rsid w:val="00935152"/>
    <w:rsid w:val="009429E8"/>
    <w:rsid w:val="009436F6"/>
    <w:rsid w:val="009534DA"/>
    <w:rsid w:val="00964B4A"/>
    <w:rsid w:val="00972541"/>
    <w:rsid w:val="009813BB"/>
    <w:rsid w:val="0099041E"/>
    <w:rsid w:val="009B0F0C"/>
    <w:rsid w:val="009D788B"/>
    <w:rsid w:val="009E0601"/>
    <w:rsid w:val="009F2891"/>
    <w:rsid w:val="00A05D67"/>
    <w:rsid w:val="00A21F67"/>
    <w:rsid w:val="00A46380"/>
    <w:rsid w:val="00A47CB0"/>
    <w:rsid w:val="00A51F9D"/>
    <w:rsid w:val="00A567A2"/>
    <w:rsid w:val="00A84F83"/>
    <w:rsid w:val="00A925C6"/>
    <w:rsid w:val="00AA492A"/>
    <w:rsid w:val="00AE3591"/>
    <w:rsid w:val="00B11A2D"/>
    <w:rsid w:val="00B22248"/>
    <w:rsid w:val="00B27F2C"/>
    <w:rsid w:val="00B34548"/>
    <w:rsid w:val="00B402D9"/>
    <w:rsid w:val="00B43519"/>
    <w:rsid w:val="00B52DA8"/>
    <w:rsid w:val="00B818FC"/>
    <w:rsid w:val="00B82F37"/>
    <w:rsid w:val="00B87F2A"/>
    <w:rsid w:val="00BE3299"/>
    <w:rsid w:val="00BF0331"/>
    <w:rsid w:val="00C00E3B"/>
    <w:rsid w:val="00C053B0"/>
    <w:rsid w:val="00C11541"/>
    <w:rsid w:val="00C329CA"/>
    <w:rsid w:val="00C34861"/>
    <w:rsid w:val="00C806E0"/>
    <w:rsid w:val="00CB45C2"/>
    <w:rsid w:val="00CD5FB2"/>
    <w:rsid w:val="00CE4C7C"/>
    <w:rsid w:val="00D04352"/>
    <w:rsid w:val="00D2072F"/>
    <w:rsid w:val="00D57942"/>
    <w:rsid w:val="00D76F54"/>
    <w:rsid w:val="00DA18E1"/>
    <w:rsid w:val="00DA52BD"/>
    <w:rsid w:val="00DE15F7"/>
    <w:rsid w:val="00DE6E94"/>
    <w:rsid w:val="00DF79E2"/>
    <w:rsid w:val="00E02012"/>
    <w:rsid w:val="00E2067A"/>
    <w:rsid w:val="00E233E4"/>
    <w:rsid w:val="00E35B97"/>
    <w:rsid w:val="00E6085E"/>
    <w:rsid w:val="00E72FCE"/>
    <w:rsid w:val="00E77C74"/>
    <w:rsid w:val="00E81317"/>
    <w:rsid w:val="00E95270"/>
    <w:rsid w:val="00EA1C05"/>
    <w:rsid w:val="00EB362F"/>
    <w:rsid w:val="00ED59F8"/>
    <w:rsid w:val="00EE2BFA"/>
    <w:rsid w:val="00EE640A"/>
    <w:rsid w:val="00F204B4"/>
    <w:rsid w:val="00F37EA2"/>
    <w:rsid w:val="00F60C72"/>
    <w:rsid w:val="00F83C8F"/>
    <w:rsid w:val="00FB1836"/>
    <w:rsid w:val="00FB4E3F"/>
    <w:rsid w:val="00FC1B43"/>
    <w:rsid w:val="00FE2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BF2C20"/>
  <w15:docId w15:val="{2C1B7D37-449C-4154-A0F5-57815ABA7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sz w:val="22"/>
        <w:szCs w:val="22"/>
        <w:lang w:val="zh-TW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E4C7C"/>
    <w:rPr>
      <w:rFonts w:ascii="Times New Roman" w:eastAsia="標楷體" w:hAnsi="Times New Roman"/>
      <w:sz w:val="24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rsid w:val="00F204B4"/>
    <w:pPr>
      <w:keepNext/>
      <w:keepLines/>
      <w:spacing w:before="360" w:after="120"/>
      <w:outlineLvl w:val="1"/>
    </w:pPr>
    <w:rPr>
      <w:sz w:val="28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ascii="Arial" w:eastAsia="Arial" w:hAnsi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">
    <w:name w:val="List Paragraph"/>
    <w:basedOn w:val="a"/>
    <w:uiPriority w:val="34"/>
    <w:qFormat/>
    <w:rsid w:val="00F204B4"/>
    <w:pPr>
      <w:ind w:leftChars="200" w:left="480"/>
    </w:pPr>
  </w:style>
  <w:style w:type="paragraph" w:styleId="af0">
    <w:name w:val="caption"/>
    <w:basedOn w:val="a"/>
    <w:next w:val="a"/>
    <w:uiPriority w:val="35"/>
    <w:unhideWhenUsed/>
    <w:qFormat/>
    <w:rsid w:val="00DA18E1"/>
    <w:rPr>
      <w:sz w:val="20"/>
      <w:szCs w:val="20"/>
    </w:rPr>
  </w:style>
  <w:style w:type="paragraph" w:styleId="af1">
    <w:name w:val="header"/>
    <w:basedOn w:val="a"/>
    <w:link w:val="af2"/>
    <w:uiPriority w:val="99"/>
    <w:unhideWhenUsed/>
    <w:rsid w:val="00A51F9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A51F9D"/>
    <w:rPr>
      <w:rFonts w:ascii="Times New Roman" w:eastAsia="標楷體" w:hAnsi="Times New Roman"/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A51F9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A51F9D"/>
    <w:rPr>
      <w:rFonts w:ascii="Times New Roman" w:eastAsia="標楷體" w:hAnsi="Times New Roman"/>
      <w:sz w:val="20"/>
      <w:szCs w:val="20"/>
    </w:rPr>
  </w:style>
  <w:style w:type="paragraph" w:styleId="af5">
    <w:name w:val="footnote text"/>
    <w:basedOn w:val="a"/>
    <w:link w:val="af6"/>
    <w:uiPriority w:val="99"/>
    <w:semiHidden/>
    <w:unhideWhenUsed/>
    <w:rsid w:val="000A6B8C"/>
    <w:pPr>
      <w:snapToGrid w:val="0"/>
    </w:pPr>
    <w:rPr>
      <w:sz w:val="20"/>
      <w:szCs w:val="20"/>
    </w:rPr>
  </w:style>
  <w:style w:type="character" w:customStyle="1" w:styleId="af6">
    <w:name w:val="註腳文字 字元"/>
    <w:basedOn w:val="a0"/>
    <w:link w:val="af5"/>
    <w:uiPriority w:val="99"/>
    <w:semiHidden/>
    <w:rsid w:val="000A6B8C"/>
    <w:rPr>
      <w:rFonts w:ascii="Times New Roman" w:eastAsia="標楷體" w:hAnsi="Times New Roman"/>
      <w:sz w:val="20"/>
      <w:szCs w:val="20"/>
    </w:rPr>
  </w:style>
  <w:style w:type="character" w:styleId="af7">
    <w:name w:val="footnote reference"/>
    <w:basedOn w:val="a0"/>
    <w:uiPriority w:val="99"/>
    <w:semiHidden/>
    <w:unhideWhenUsed/>
    <w:rsid w:val="000A6B8C"/>
    <w:rPr>
      <w:vertAlign w:val="superscript"/>
    </w:rPr>
  </w:style>
  <w:style w:type="table" w:styleId="af8">
    <w:name w:val="Table Grid"/>
    <w:basedOn w:val="a1"/>
    <w:uiPriority w:val="39"/>
    <w:rsid w:val="001E029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unhideWhenUsed/>
    <w:rsid w:val="00750B17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Cs w:val="24"/>
      <w:lang w:val="en-US"/>
    </w:rPr>
  </w:style>
  <w:style w:type="character" w:styleId="af9">
    <w:name w:val="Hyperlink"/>
    <w:basedOn w:val="a0"/>
    <w:uiPriority w:val="99"/>
    <w:unhideWhenUsed/>
    <w:rsid w:val="00750B17"/>
    <w:rPr>
      <w:color w:val="0000FF"/>
      <w:u w:val="single"/>
    </w:rPr>
  </w:style>
  <w:style w:type="character" w:styleId="afa">
    <w:name w:val="Unresolved Mention"/>
    <w:basedOn w:val="a0"/>
    <w:uiPriority w:val="99"/>
    <w:semiHidden/>
    <w:unhideWhenUsed/>
    <w:rsid w:val="00750B17"/>
    <w:rPr>
      <w:color w:val="605E5C"/>
      <w:shd w:val="clear" w:color="auto" w:fill="E1DFDD"/>
    </w:rPr>
  </w:style>
  <w:style w:type="character" w:styleId="afb">
    <w:name w:val="FollowedHyperlink"/>
    <w:basedOn w:val="a0"/>
    <w:uiPriority w:val="99"/>
    <w:semiHidden/>
    <w:unhideWhenUsed/>
    <w:rsid w:val="00E233E4"/>
    <w:rPr>
      <w:color w:val="800080" w:themeColor="followedHyperlink"/>
      <w:u w:val="single"/>
    </w:rPr>
  </w:style>
  <w:style w:type="paragraph" w:styleId="afc">
    <w:name w:val="Balloon Text"/>
    <w:basedOn w:val="a"/>
    <w:link w:val="afd"/>
    <w:uiPriority w:val="99"/>
    <w:semiHidden/>
    <w:unhideWhenUsed/>
    <w:rsid w:val="009534DA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d">
    <w:name w:val="註解方塊文字 字元"/>
    <w:basedOn w:val="a0"/>
    <w:link w:val="afc"/>
    <w:uiPriority w:val="99"/>
    <w:semiHidden/>
    <w:rsid w:val="009534DA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79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8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7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86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8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8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9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2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38524">
          <w:marLeft w:val="-7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58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923364">
          <w:marLeft w:val="-7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62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4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4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BNetwork/storage/releases/download/v1.0.0/htc_cbv2_swin_base22k_patch4_window7_mstrain_400-1400_giou_4conv1f_adamw_20e_coco.pth.zip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hyperlink" Target="https://github.com/VDIGPKU/CBNetV2/blob/main/configs/cbnet/htc_cbv2_swin_base_patch4_window7_mstrain_400-1400_giou_4conv1f_adamw_20e_coco.py" TargetMode="External"/><Relationship Id="rId14" Type="http://schemas.openxmlformats.org/officeDocument/2006/relationships/image" Target="media/image5.jpe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2B084F-5069-4EEA-968A-AA4B7762EE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920</TotalTime>
  <Pages>8</Pages>
  <Words>1408</Words>
  <Characters>8032</Characters>
  <Application>Microsoft Office Word</Application>
  <DocSecurity>0</DocSecurity>
  <Lines>66</Lines>
  <Paragraphs>18</Paragraphs>
  <ScaleCrop>false</ScaleCrop>
  <Company/>
  <LinksUpToDate>false</LinksUpToDate>
  <CharactersWithSpaces>9422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150</cp:revision>
  <cp:lastPrinted>2022-06-13T15:26:00Z</cp:lastPrinted>
  <dcterms:created xsi:type="dcterms:W3CDTF">2022-06-11T15:34:00Z</dcterms:created>
  <dcterms:modified xsi:type="dcterms:W3CDTF">2022-06-13T15:57:00Z</dcterms:modified>
</cp:coreProperties>
</file>